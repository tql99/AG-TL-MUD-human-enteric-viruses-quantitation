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85944" w:rsidRDefault="00716926">
      <w:pPr>
        <w:pBdr>
          <w:top w:val="nil"/>
          <w:left w:val="nil"/>
          <w:bottom w:val="nil"/>
          <w:right w:val="nil"/>
          <w:between w:val="nil"/>
        </w:pBdr>
        <w:jc w:val="center"/>
        <w:rPr>
          <w:rFonts w:ascii="Times New Roman" w:eastAsia="Times New Roman" w:hAnsi="Times New Roman" w:cs="Times New Roman"/>
          <w:b/>
          <w:color w:val="000000"/>
          <w:sz w:val="36"/>
          <w:szCs w:val="36"/>
        </w:rPr>
      </w:pPr>
      <w:bookmarkStart w:id="0" w:name="_heading=h.30j0zll" w:colFirst="0" w:colLast="0"/>
      <w:bookmarkEnd w:id="0"/>
      <w:r>
        <w:rPr>
          <w:rFonts w:ascii="Times New Roman" w:eastAsia="Times New Roman" w:hAnsi="Times New Roman" w:cs="Times New Roman"/>
        </w:rPr>
        <w:t xml:space="preserve">     </w:t>
      </w:r>
      <w:r>
        <w:rPr>
          <w:rFonts w:ascii="Times New Roman" w:eastAsia="Times New Roman" w:hAnsi="Times New Roman" w:cs="Times New Roman"/>
          <w:b/>
          <w:sz w:val="36"/>
          <w:szCs w:val="36"/>
        </w:rPr>
        <w:t xml:space="preserve">  </w:t>
      </w:r>
      <w:r>
        <w:rPr>
          <w:noProof/>
          <w:lang w:val="es-ES"/>
        </w:rPr>
        <mc:AlternateContent>
          <mc:Choice Requires="wps">
            <w:drawing>
              <wp:anchor distT="0" distB="0" distL="114300" distR="114300" simplePos="0" relativeHeight="251658240" behindDoc="0" locked="0" layoutInCell="1" hidden="0" allowOverlap="1" wp14:anchorId="7EB18BBE" wp14:editId="7C4AE232">
                <wp:simplePos x="0" y="0"/>
                <wp:positionH relativeFrom="column">
                  <wp:posOffset>-2857499</wp:posOffset>
                </wp:positionH>
                <wp:positionV relativeFrom="paragraph">
                  <wp:posOffset>317500</wp:posOffset>
                </wp:positionV>
                <wp:extent cx="142875" cy="600075"/>
                <wp:effectExtent l="0" t="0" r="0" b="0"/>
                <wp:wrapSquare wrapText="bothSides" distT="0" distB="0" distL="114300" distR="114300"/>
                <wp:docPr id="27" name="Rectángulo 27"/>
                <wp:cNvGraphicFramePr/>
                <a:graphic xmlns:a="http://schemas.openxmlformats.org/drawingml/2006/main">
                  <a:graphicData uri="http://schemas.microsoft.com/office/word/2010/wordprocessingShape">
                    <wps:wsp>
                      <wps:cNvSpPr/>
                      <wps:spPr>
                        <a:xfrm>
                          <a:off x="5288850" y="3494250"/>
                          <a:ext cx="114300" cy="571500"/>
                        </a:xfrm>
                        <a:prstGeom prst="rect">
                          <a:avLst/>
                        </a:prstGeom>
                        <a:noFill/>
                        <a:ln>
                          <a:noFill/>
                        </a:ln>
                      </wps:spPr>
                      <wps:txbx>
                        <w:txbxContent>
                          <w:p w14:paraId="62D9D6F3" w14:textId="77777777" w:rsidR="00E85944" w:rsidRDefault="00E85944">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EB18BBE" id="Rectángulo 27" o:spid="_x0000_s1026" style="position:absolute;left:0;text-align:left;margin-left:-225pt;margin-top:25pt;width:11.25pt;height:47.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" filled="f" stroked="f">
                <v:textbox inset="2.53958mm,2.53958mm,2.53958mm,2.53958mm">
                  <w:txbxContent>
                    <w:p w14:paraId="62D9D6F3" w14:textId="77777777" w:rsidR="00E85944" w:rsidRDefault="00E85944">
                      <w:pPr>
                        <w:spacing w:line="240" w:lineRule="auto"/>
                        <w:textDirection w:val="btLr"/>
                      </w:pPr>
                    </w:p>
                  </w:txbxContent>
                </v:textbox>
                <w10:wrap type="square"/>
              </v:rect>
            </w:pict>
          </mc:Fallback>
        </mc:AlternateContent>
      </w:r>
    </w:p>
    <w:p w14:paraId="00000002" w14:textId="77777777" w:rsidR="00E85944" w:rsidRDefault="00E85944">
      <w:pPr>
        <w:jc w:val="center"/>
        <w:rPr>
          <w:rFonts w:ascii="Times New Roman" w:eastAsia="Times New Roman" w:hAnsi="Times New Roman" w:cs="Times New Roman"/>
        </w:rPr>
      </w:pPr>
    </w:p>
    <w:p w14:paraId="00000003" w14:textId="6AEA1542" w:rsidR="00E85944" w:rsidRDefault="00716926">
      <w:pPr>
        <w:jc w:val="center"/>
        <w:rPr>
          <w:rFonts w:ascii="Times New Roman" w:eastAsia="Times New Roman" w:hAnsi="Times New Roman" w:cs="Times New Roman"/>
          <w:b/>
          <w:sz w:val="36"/>
          <w:szCs w:val="36"/>
        </w:rPr>
      </w:pPr>
      <w:r>
        <w:rPr>
          <w:rFonts w:ascii="Times New Roman" w:eastAsia="Times New Roman" w:hAnsi="Times New Roman" w:cs="Times New Roman"/>
        </w:rPr>
        <w:t xml:space="preserve"> </w:t>
      </w:r>
      <w:r>
        <w:rPr>
          <w:rFonts w:ascii="Times New Roman" w:eastAsia="Times New Roman" w:hAnsi="Times New Roman" w:cs="Times New Roman"/>
          <w:b/>
          <w:sz w:val="36"/>
          <w:szCs w:val="36"/>
        </w:rPr>
        <w:t>Detection of fecal coliforms in recreational water</w:t>
      </w:r>
      <w:ins w:id="1" w:author="muyaguari@yahoo.com" w:date="2021-05-29T09:27:00Z">
        <w:r w:rsidR="007E5303">
          <w:rPr>
            <w:rFonts w:ascii="Times New Roman" w:eastAsia="Times New Roman" w:hAnsi="Times New Roman" w:cs="Times New Roman"/>
            <w:b/>
            <w:sz w:val="36"/>
            <w:szCs w:val="36"/>
          </w:rPr>
          <w:t>s</w:t>
        </w:r>
      </w:ins>
      <w:r>
        <w:rPr>
          <w:rFonts w:ascii="Times New Roman" w:eastAsia="Times New Roman" w:hAnsi="Times New Roman" w:cs="Times New Roman"/>
          <w:b/>
          <w:sz w:val="36"/>
          <w:szCs w:val="36"/>
        </w:rPr>
        <w:t xml:space="preserve"> and SARS-CoV-2 in se</w:t>
      </w:r>
      <w:del w:id="2" w:author="muyaguari@yahoo.com" w:date="2021-05-20T17:47:00Z">
        <w:r w:rsidDel="002767A3">
          <w:rPr>
            <w:rFonts w:ascii="Times New Roman" w:eastAsia="Times New Roman" w:hAnsi="Times New Roman" w:cs="Times New Roman"/>
            <w:b/>
            <w:sz w:val="36"/>
            <w:szCs w:val="36"/>
          </w:rPr>
          <w:delText>a</w:delText>
        </w:r>
      </w:del>
      <w:r>
        <w:rPr>
          <w:rFonts w:ascii="Times New Roman" w:eastAsia="Times New Roman" w:hAnsi="Times New Roman" w:cs="Times New Roman"/>
          <w:b/>
          <w:sz w:val="36"/>
          <w:szCs w:val="36"/>
        </w:rPr>
        <w:t>wage</w:t>
      </w:r>
      <w:del w:id="3" w:author="muyaguari@yahoo.com" w:date="2021-05-29T09:32:00Z">
        <w:r w:rsidDel="007E5303">
          <w:rPr>
            <w:rFonts w:ascii="Times New Roman" w:eastAsia="Times New Roman" w:hAnsi="Times New Roman" w:cs="Times New Roman"/>
            <w:b/>
            <w:sz w:val="36"/>
            <w:szCs w:val="36"/>
          </w:rPr>
          <w:delText>, in</w:delText>
        </w:r>
      </w:del>
      <w:ins w:id="4" w:author="muyaguari@yahoo.com" w:date="2021-05-29T09:32:00Z">
        <w:r w:rsidR="007E5303">
          <w:rPr>
            <w:rFonts w:ascii="Times New Roman" w:eastAsia="Times New Roman" w:hAnsi="Times New Roman" w:cs="Times New Roman"/>
            <w:b/>
            <w:sz w:val="36"/>
            <w:szCs w:val="36"/>
          </w:rPr>
          <w:t xml:space="preserve"> in the Ecuadorian Coast</w:t>
        </w:r>
      </w:ins>
      <w:del w:id="5" w:author="muyaguari@yahoo.com" w:date="2021-05-29T09:32:00Z">
        <w:r w:rsidDel="007E5303">
          <w:rPr>
            <w:rFonts w:ascii="Times New Roman" w:eastAsia="Times New Roman" w:hAnsi="Times New Roman" w:cs="Times New Roman"/>
            <w:b/>
            <w:sz w:val="36"/>
            <w:szCs w:val="36"/>
          </w:rPr>
          <w:delText xml:space="preserve"> the Coast of Ecuador</w:delText>
        </w:r>
      </w:del>
      <w:r>
        <w:rPr>
          <w:rFonts w:ascii="Times New Roman" w:eastAsia="Times New Roman" w:hAnsi="Times New Roman" w:cs="Times New Roman"/>
          <w:b/>
          <w:sz w:val="36"/>
          <w:szCs w:val="36"/>
        </w:rPr>
        <w:t xml:space="preserve">: </w:t>
      </w:r>
      <w:del w:id="6" w:author="muyaguari@yahoo.com" w:date="2021-05-29T09:39:00Z">
        <w:r w:rsidDel="00F84C94">
          <w:rPr>
            <w:rFonts w:ascii="Times New Roman" w:eastAsia="Times New Roman" w:hAnsi="Times New Roman" w:cs="Times New Roman"/>
            <w:b/>
            <w:sz w:val="36"/>
            <w:szCs w:val="36"/>
          </w:rPr>
          <w:delText xml:space="preserve"> </w:delText>
        </w:r>
      </w:del>
      <w:r>
        <w:rPr>
          <w:rFonts w:ascii="Times New Roman" w:eastAsia="Times New Roman" w:hAnsi="Times New Roman" w:cs="Times New Roman"/>
          <w:b/>
          <w:sz w:val="36"/>
          <w:szCs w:val="36"/>
        </w:rPr>
        <w:t>a call for improving water quality regulation</w:t>
      </w:r>
    </w:p>
    <w:p w14:paraId="00000004" w14:textId="50E56329" w:rsidR="00E85944" w:rsidRDefault="00716926">
      <w:pPr>
        <w:jc w:val="center"/>
        <w:rPr>
          <w:rFonts w:ascii="Times New Roman" w:eastAsia="Times New Roman" w:hAnsi="Times New Roman" w:cs="Times New Roman"/>
          <w:i/>
          <w:sz w:val="24"/>
          <w:szCs w:val="24"/>
          <w:vertAlign w:val="superscript"/>
        </w:rPr>
      </w:pPr>
      <w:r>
        <w:rPr>
          <w:rFonts w:ascii="Times New Roman" w:eastAsia="Times New Roman" w:hAnsi="Times New Roman" w:cs="Times New Roman"/>
          <w:i/>
          <w:sz w:val="24"/>
          <w:szCs w:val="24"/>
        </w:rPr>
        <w:t>Maritza Cárdenas-Calle</w:t>
      </w:r>
      <w:r>
        <w:rPr>
          <w:rFonts w:ascii="Times New Roman" w:eastAsia="Times New Roman" w:hAnsi="Times New Roman" w:cs="Times New Roman"/>
          <w:i/>
          <w:sz w:val="24"/>
          <w:szCs w:val="24"/>
          <w:vertAlign w:val="superscript"/>
        </w:rPr>
        <w:t>1,</w:t>
      </w:r>
      <w:r w:rsidR="005C47CC">
        <w:rPr>
          <w:rFonts w:ascii="Times New Roman" w:eastAsia="Times New Roman" w:hAnsi="Times New Roman" w:cs="Times New Roman"/>
          <w:i/>
          <w:sz w:val="24"/>
          <w:szCs w:val="24"/>
          <w:vertAlign w:val="superscript"/>
        </w:rPr>
        <w:t>2,</w:t>
      </w:r>
      <w:r>
        <w:rPr>
          <w:rFonts w:ascii="Times New Roman" w:eastAsia="Times New Roman" w:hAnsi="Times New Roman" w:cs="Times New Roman"/>
          <w:i/>
          <w:sz w:val="24"/>
          <w:szCs w:val="24"/>
          <w:vertAlign w:val="superscript"/>
        </w:rPr>
        <w:t>3</w:t>
      </w:r>
      <w:del w:id="7" w:author="Miguel Uyaguari" w:date="2021-07-08T16:13:00Z">
        <w:r w:rsidDel="00023D28">
          <w:rPr>
            <w:rFonts w:ascii="Times New Roman" w:eastAsia="Times New Roman" w:hAnsi="Times New Roman" w:cs="Times New Roman"/>
            <w:i/>
            <w:sz w:val="24"/>
            <w:szCs w:val="24"/>
            <w:vertAlign w:val="superscript"/>
          </w:rPr>
          <w:delText>*</w:delText>
        </w:r>
      </w:del>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Beatríz</w:t>
      </w:r>
      <w:proofErr w:type="spellEnd"/>
      <w:r>
        <w:rPr>
          <w:rFonts w:ascii="Times New Roman" w:eastAsia="Times New Roman" w:hAnsi="Times New Roman" w:cs="Times New Roman"/>
          <w:i/>
          <w:sz w:val="24"/>
          <w:szCs w:val="24"/>
        </w:rPr>
        <w:t xml:space="preserve"> Pernia</w:t>
      </w:r>
      <w:r>
        <w:rPr>
          <w:rFonts w:ascii="Times New Roman" w:eastAsia="Times New Roman" w:hAnsi="Times New Roman" w:cs="Times New Roman"/>
          <w:i/>
          <w:sz w:val="24"/>
          <w:szCs w:val="24"/>
          <w:vertAlign w:val="superscript"/>
        </w:rPr>
        <w:t>1</w:t>
      </w:r>
      <w:r w:rsidR="005C47CC">
        <w:rPr>
          <w:rFonts w:ascii="Times New Roman" w:eastAsia="Times New Roman" w:hAnsi="Times New Roman" w:cs="Times New Roman"/>
          <w:i/>
          <w:sz w:val="24"/>
          <w:szCs w:val="24"/>
          <w:vertAlign w:val="superscript"/>
        </w:rPr>
        <w:t>,</w:t>
      </w:r>
      <w:proofErr w:type="gramStart"/>
      <w:r w:rsidR="005C47CC">
        <w:rPr>
          <w:rFonts w:ascii="Times New Roman" w:eastAsia="Times New Roman" w:hAnsi="Times New Roman" w:cs="Times New Roman"/>
          <w:i/>
          <w:sz w:val="24"/>
          <w:szCs w:val="24"/>
          <w:vertAlign w:val="superscript"/>
        </w:rPr>
        <w:t xml:space="preserve">4 </w:t>
      </w:r>
      <w:r w:rsidR="005C47CC" w:rsidRPr="00737D98">
        <w:rPr>
          <w:rFonts w:ascii="Times New Roman" w:eastAsia="Times New Roman" w:hAnsi="Times New Roman" w:cs="Times New Roman"/>
          <w:i/>
          <w:sz w:val="24"/>
          <w:szCs w:val="24"/>
        </w:rPr>
        <w:t>,</w:t>
      </w:r>
      <w:proofErr w:type="gramEnd"/>
      <w:r w:rsidR="005C47CC">
        <w:rPr>
          <w:rFonts w:ascii="Times New Roman" w:eastAsia="Times New Roman" w:hAnsi="Times New Roman" w:cs="Times New Roman"/>
          <w:i/>
          <w:sz w:val="24"/>
          <w:szCs w:val="24"/>
          <w:vertAlign w:val="superscript"/>
        </w:rPr>
        <w:t xml:space="preserve"> </w:t>
      </w:r>
      <w:r>
        <w:rPr>
          <w:rFonts w:ascii="Times New Roman" w:eastAsia="Times New Roman" w:hAnsi="Times New Roman" w:cs="Times New Roman"/>
          <w:i/>
          <w:sz w:val="24"/>
          <w:szCs w:val="24"/>
        </w:rPr>
        <w:t>Leandro Patiño</w:t>
      </w:r>
      <w:r>
        <w:rPr>
          <w:rFonts w:ascii="Times New Roman" w:eastAsia="Times New Roman" w:hAnsi="Times New Roman" w:cs="Times New Roman"/>
          <w:i/>
          <w:sz w:val="24"/>
          <w:szCs w:val="24"/>
          <w:vertAlign w:val="superscript"/>
        </w:rPr>
        <w:t>1,</w:t>
      </w:r>
      <w:r w:rsidR="00737D98">
        <w:rPr>
          <w:rFonts w:ascii="Times New Roman" w:eastAsia="Times New Roman" w:hAnsi="Times New Roman" w:cs="Times New Roman"/>
          <w:i/>
          <w:sz w:val="24"/>
          <w:szCs w:val="24"/>
          <w:vertAlign w:val="superscript"/>
        </w:rPr>
        <w:t>2,5</w:t>
      </w:r>
      <w:r w:rsidR="00737D98">
        <w:rPr>
          <w:rFonts w:ascii="Times New Roman" w:eastAsia="Times New Roman" w:hAnsi="Times New Roman" w:cs="Times New Roman"/>
          <w:i/>
          <w:sz w:val="24"/>
          <w:szCs w:val="24"/>
        </w:rPr>
        <w:t>,</w:t>
      </w:r>
      <w:ins w:id="8" w:author="muyaguari@yahoo.com" w:date="2021-05-29T09:28:00Z">
        <w:r w:rsidR="007E5303">
          <w:rPr>
            <w:rFonts w:ascii="Times New Roman" w:eastAsia="Times New Roman" w:hAnsi="Times New Roman" w:cs="Times New Roman"/>
            <w:i/>
            <w:sz w:val="24"/>
            <w:szCs w:val="24"/>
          </w:rPr>
          <w:t xml:space="preserve"> </w:t>
        </w:r>
      </w:ins>
      <w:r>
        <w:rPr>
          <w:rFonts w:ascii="Times New Roman" w:eastAsia="Times New Roman" w:hAnsi="Times New Roman" w:cs="Times New Roman"/>
          <w:i/>
          <w:sz w:val="24"/>
          <w:szCs w:val="24"/>
        </w:rPr>
        <w:t>Roberto Erazo</w:t>
      </w:r>
      <w:r w:rsidR="00737D98">
        <w:rPr>
          <w:rFonts w:ascii="Times New Roman" w:eastAsia="Times New Roman" w:hAnsi="Times New Roman" w:cs="Times New Roman"/>
          <w:i/>
          <w:sz w:val="24"/>
          <w:szCs w:val="24"/>
          <w:vertAlign w:val="superscript"/>
        </w:rPr>
        <w:t>1,2</w:t>
      </w:r>
      <w:r>
        <w:rPr>
          <w:rFonts w:ascii="Times New Roman" w:eastAsia="Times New Roman" w:hAnsi="Times New Roman" w:cs="Times New Roman"/>
          <w:i/>
          <w:sz w:val="24"/>
          <w:szCs w:val="24"/>
        </w:rPr>
        <w:t>, Carlos Muñoz</w:t>
      </w:r>
      <w:r w:rsidR="00737D98">
        <w:rPr>
          <w:rFonts w:ascii="Times New Roman" w:eastAsia="Times New Roman" w:hAnsi="Times New Roman" w:cs="Times New Roman"/>
          <w:i/>
          <w:sz w:val="24"/>
          <w:szCs w:val="24"/>
          <w:vertAlign w:val="superscript"/>
        </w:rPr>
        <w:t>3</w:t>
      </w:r>
      <w:r>
        <w:rPr>
          <w:rFonts w:ascii="Times New Roman" w:eastAsia="Times New Roman" w:hAnsi="Times New Roman" w:cs="Times New Roman"/>
          <w:i/>
          <w:color w:val="000000"/>
          <w:sz w:val="24"/>
          <w:szCs w:val="24"/>
        </w:rPr>
        <w:t>, Magaly Valencia-Avellán</w:t>
      </w:r>
      <w:r w:rsidR="00737D98">
        <w:rPr>
          <w:rFonts w:ascii="Times New Roman" w:eastAsia="Times New Roman" w:hAnsi="Times New Roman" w:cs="Times New Roman"/>
          <w:i/>
          <w:sz w:val="24"/>
          <w:szCs w:val="24"/>
          <w:vertAlign w:val="superscript"/>
        </w:rPr>
        <w:t>1,5</w:t>
      </w:r>
      <w:r>
        <w:rPr>
          <w:rFonts w:ascii="Times New Roman" w:eastAsia="Times New Roman" w:hAnsi="Times New Roman" w:cs="Times New Roman"/>
          <w:i/>
          <w:color w:val="000000"/>
          <w:sz w:val="24"/>
          <w:szCs w:val="24"/>
        </w:rPr>
        <w:t>,</w:t>
      </w:r>
      <w:r>
        <w:rPr>
          <w:rFonts w:ascii="Times New Roman" w:eastAsia="Times New Roman" w:hAnsi="Times New Roman" w:cs="Times New Roman"/>
          <w:i/>
          <w:sz w:val="24"/>
          <w:szCs w:val="24"/>
        </w:rPr>
        <w:t xml:space="preserve"> </w:t>
      </w:r>
      <w:r w:rsidR="005C47CC">
        <w:rPr>
          <w:rFonts w:ascii="Times New Roman" w:eastAsia="Times New Roman" w:hAnsi="Times New Roman" w:cs="Times New Roman"/>
          <w:i/>
          <w:sz w:val="24"/>
          <w:szCs w:val="24"/>
        </w:rPr>
        <w:t>Mariana Lozada</w:t>
      </w:r>
      <w:r w:rsidR="005C47CC">
        <w:rPr>
          <w:rFonts w:ascii="Times New Roman" w:eastAsia="Times New Roman" w:hAnsi="Times New Roman" w:cs="Times New Roman"/>
          <w:i/>
          <w:sz w:val="24"/>
          <w:szCs w:val="24"/>
          <w:vertAlign w:val="superscript"/>
        </w:rPr>
        <w:t xml:space="preserve"> </w:t>
      </w:r>
      <w:r w:rsidR="00737D98">
        <w:rPr>
          <w:rFonts w:ascii="Times New Roman" w:eastAsia="Times New Roman" w:hAnsi="Times New Roman" w:cs="Times New Roman"/>
          <w:i/>
          <w:sz w:val="24"/>
          <w:szCs w:val="24"/>
          <w:vertAlign w:val="superscript"/>
        </w:rPr>
        <w:t>6</w:t>
      </w:r>
      <w:r>
        <w:rPr>
          <w:rFonts w:ascii="Times New Roman" w:eastAsia="Times New Roman" w:hAnsi="Times New Roman" w:cs="Times New Roman"/>
          <w:i/>
          <w:color w:val="000000"/>
          <w:sz w:val="24"/>
          <w:szCs w:val="24"/>
        </w:rPr>
        <w:t>, Mary Regato</w:t>
      </w:r>
      <w:r>
        <w:rPr>
          <w:rFonts w:ascii="Times New Roman" w:eastAsia="Times New Roman" w:hAnsi="Times New Roman" w:cs="Times New Roman"/>
          <w:i/>
          <w:sz w:val="24"/>
          <w:szCs w:val="24"/>
        </w:rPr>
        <w:t>-Arrata</w:t>
      </w:r>
      <w:r>
        <w:rPr>
          <w:rFonts w:ascii="Times New Roman" w:eastAsia="Times New Roman" w:hAnsi="Times New Roman" w:cs="Times New Roman"/>
          <w:i/>
          <w:sz w:val="24"/>
          <w:szCs w:val="24"/>
          <w:vertAlign w:val="superscript"/>
        </w:rPr>
        <w:t>7</w:t>
      </w:r>
      <w:r>
        <w:rPr>
          <w:rFonts w:ascii="Times New Roman" w:eastAsia="Times New Roman" w:hAnsi="Times New Roman" w:cs="Times New Roman"/>
          <w:i/>
          <w:sz w:val="24"/>
          <w:szCs w:val="24"/>
        </w:rPr>
        <w:t xml:space="preserve">, </w:t>
      </w:r>
      <w:r>
        <w:rPr>
          <w:rFonts w:ascii="Times New Roman" w:eastAsia="Times New Roman" w:hAnsi="Times New Roman" w:cs="Times New Roman"/>
          <w:i/>
          <w:color w:val="000000"/>
          <w:sz w:val="24"/>
          <w:szCs w:val="24"/>
        </w:rPr>
        <w:t>Miguel Barrera</w:t>
      </w:r>
      <w:r w:rsidR="00737D98">
        <w:rPr>
          <w:rFonts w:ascii="Times New Roman" w:eastAsia="Times New Roman" w:hAnsi="Times New Roman" w:cs="Times New Roman"/>
          <w:i/>
          <w:sz w:val="24"/>
          <w:szCs w:val="24"/>
          <w:vertAlign w:val="superscript"/>
        </w:rPr>
        <w:t>2,</w:t>
      </w:r>
      <w:r>
        <w:rPr>
          <w:rFonts w:ascii="Times New Roman" w:eastAsia="Times New Roman" w:hAnsi="Times New Roman" w:cs="Times New Roman"/>
          <w:i/>
          <w:color w:val="000000"/>
          <w:sz w:val="24"/>
          <w:szCs w:val="24"/>
        </w:rPr>
        <w:t>, Segundo Aquino</w:t>
      </w:r>
      <w:r w:rsidR="00737D98">
        <w:rPr>
          <w:rFonts w:ascii="Times New Roman" w:eastAsia="Times New Roman" w:hAnsi="Times New Roman" w:cs="Times New Roman"/>
          <w:i/>
          <w:sz w:val="24"/>
          <w:szCs w:val="24"/>
          <w:vertAlign w:val="superscript"/>
        </w:rPr>
        <w:t>3</w:t>
      </w:r>
      <w:r>
        <w:rPr>
          <w:rFonts w:ascii="Times New Roman" w:eastAsia="Times New Roman" w:hAnsi="Times New Roman" w:cs="Times New Roman"/>
          <w:i/>
          <w:color w:val="000000"/>
          <w:sz w:val="24"/>
          <w:szCs w:val="24"/>
        </w:rPr>
        <w:t xml:space="preserve">, </w:t>
      </w:r>
      <w:proofErr w:type="spellStart"/>
      <w:r>
        <w:rPr>
          <w:rFonts w:ascii="Times New Roman" w:eastAsia="Times New Roman" w:hAnsi="Times New Roman" w:cs="Times New Roman"/>
          <w:i/>
          <w:color w:val="000000"/>
          <w:sz w:val="24"/>
          <w:szCs w:val="24"/>
        </w:rPr>
        <w:t>Stalyn</w:t>
      </w:r>
      <w:proofErr w:type="spellEnd"/>
      <w:r>
        <w:rPr>
          <w:rFonts w:ascii="Times New Roman" w:eastAsia="Times New Roman" w:hAnsi="Times New Roman" w:cs="Times New Roman"/>
          <w:i/>
          <w:color w:val="000000"/>
          <w:sz w:val="24"/>
          <w:szCs w:val="24"/>
        </w:rPr>
        <w:t xml:space="preserve"> Moyano</w:t>
      </w:r>
      <w:r w:rsidR="00737D98">
        <w:rPr>
          <w:rFonts w:ascii="Times New Roman" w:eastAsia="Times New Roman" w:hAnsi="Times New Roman" w:cs="Times New Roman"/>
          <w:i/>
          <w:sz w:val="24"/>
          <w:szCs w:val="24"/>
          <w:vertAlign w:val="superscript"/>
        </w:rPr>
        <w:t>3</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sz w:val="24"/>
          <w:szCs w:val="24"/>
        </w:rPr>
        <w:t>Stefania Fuentes</w:t>
      </w:r>
      <w:r w:rsidR="00737D98">
        <w:rPr>
          <w:rFonts w:ascii="Times New Roman" w:eastAsia="Times New Roman" w:hAnsi="Times New Roman" w:cs="Times New Roman"/>
          <w:i/>
          <w:sz w:val="24"/>
          <w:szCs w:val="24"/>
          <w:vertAlign w:val="superscript"/>
        </w:rPr>
        <w:t>3</w:t>
      </w:r>
      <w:r>
        <w:rPr>
          <w:rFonts w:ascii="Times New Roman" w:eastAsia="Times New Roman" w:hAnsi="Times New Roman" w:cs="Times New Roman"/>
          <w:i/>
          <w:sz w:val="24"/>
          <w:szCs w:val="24"/>
        </w:rPr>
        <w:t>,</w:t>
      </w:r>
      <w:r w:rsidR="005C47CC" w:rsidRPr="005C47CC">
        <w:rPr>
          <w:rFonts w:ascii="Times New Roman" w:eastAsia="Times New Roman" w:hAnsi="Times New Roman" w:cs="Times New Roman"/>
          <w:i/>
          <w:color w:val="000000"/>
          <w:sz w:val="24"/>
          <w:szCs w:val="24"/>
        </w:rPr>
        <w:t xml:space="preserve"> </w:t>
      </w:r>
      <w:r w:rsidR="005C47CC">
        <w:rPr>
          <w:rFonts w:ascii="Times New Roman" w:eastAsia="Times New Roman" w:hAnsi="Times New Roman" w:cs="Times New Roman"/>
          <w:i/>
          <w:color w:val="000000"/>
          <w:sz w:val="24"/>
          <w:szCs w:val="24"/>
        </w:rPr>
        <w:t>Javier Duque</w:t>
      </w:r>
      <w:r w:rsidR="00737D98">
        <w:rPr>
          <w:rFonts w:ascii="Times New Roman" w:eastAsia="Times New Roman" w:hAnsi="Times New Roman" w:cs="Times New Roman"/>
          <w:i/>
          <w:sz w:val="24"/>
          <w:szCs w:val="24"/>
          <w:vertAlign w:val="superscript"/>
        </w:rPr>
        <w:t>1,2,3</w:t>
      </w:r>
      <w:r w:rsidR="005C47CC">
        <w:rPr>
          <w:rFonts w:ascii="Times New Roman" w:eastAsia="Times New Roman" w:hAnsi="Times New Roman" w:cs="Times New Roman"/>
          <w:i/>
          <w:color w:val="000000"/>
          <w:sz w:val="24"/>
          <w:szCs w:val="24"/>
        </w:rPr>
        <w:t>, Cecilia Uzca</w:t>
      </w:r>
      <w:r w:rsidR="00737D98">
        <w:rPr>
          <w:rFonts w:ascii="Times New Roman" w:eastAsia="Times New Roman" w:hAnsi="Times New Roman" w:cs="Times New Roman"/>
          <w:i/>
          <w:sz w:val="24"/>
          <w:szCs w:val="24"/>
          <w:vertAlign w:val="superscript"/>
        </w:rPr>
        <w:t>2</w:t>
      </w:r>
      <w:r w:rsidR="005C47CC">
        <w:rPr>
          <w:rFonts w:ascii="Times New Roman" w:eastAsia="Times New Roman" w:hAnsi="Times New Roman" w:cs="Times New Roman"/>
          <w:i/>
          <w:sz w:val="24"/>
          <w:szCs w:val="24"/>
          <w:vertAlign w:val="superscript"/>
        </w:rPr>
        <w:t xml:space="preserve"> ,</w:t>
      </w:r>
      <w:r>
        <w:rPr>
          <w:rFonts w:ascii="Times New Roman" w:eastAsia="Times New Roman" w:hAnsi="Times New Roman" w:cs="Times New Roman"/>
          <w:i/>
          <w:color w:val="000000"/>
          <w:sz w:val="24"/>
          <w:szCs w:val="24"/>
        </w:rPr>
        <w:t>Luis Vel</w:t>
      </w:r>
      <w:r>
        <w:rPr>
          <w:rFonts w:ascii="Times New Roman" w:eastAsia="Times New Roman" w:hAnsi="Times New Roman" w:cs="Times New Roman"/>
          <w:i/>
          <w:sz w:val="24"/>
          <w:szCs w:val="24"/>
        </w:rPr>
        <w:t>az</w:t>
      </w:r>
      <w:r>
        <w:rPr>
          <w:rFonts w:ascii="Times New Roman" w:eastAsia="Times New Roman" w:hAnsi="Times New Roman" w:cs="Times New Roman"/>
          <w:i/>
          <w:color w:val="000000"/>
          <w:sz w:val="24"/>
          <w:szCs w:val="24"/>
        </w:rPr>
        <w:t>quez-Araque</w:t>
      </w:r>
      <w:r w:rsidR="00737D98">
        <w:rPr>
          <w:rFonts w:ascii="Times New Roman" w:eastAsia="Times New Roman" w:hAnsi="Times New Roman" w:cs="Times New Roman"/>
          <w:i/>
          <w:sz w:val="24"/>
          <w:szCs w:val="24"/>
          <w:vertAlign w:val="superscript"/>
        </w:rPr>
        <w:t>2,3</w:t>
      </w:r>
      <w:r>
        <w:rPr>
          <w:rFonts w:ascii="Times New Roman" w:eastAsia="Times New Roman" w:hAnsi="Times New Roman" w:cs="Times New Roman"/>
          <w:i/>
          <w:color w:val="000000"/>
          <w:sz w:val="24"/>
          <w:szCs w:val="24"/>
        </w:rPr>
        <w:t>,</w:t>
      </w:r>
      <w:r w:rsidR="005C47CC">
        <w:rPr>
          <w:rFonts w:ascii="Times New Roman" w:eastAsia="Times New Roman" w:hAnsi="Times New Roman" w:cs="Times New Roman"/>
          <w:i/>
          <w:color w:val="000000"/>
          <w:sz w:val="24"/>
          <w:szCs w:val="24"/>
        </w:rPr>
        <w:t>Hector Hugo</w:t>
      </w:r>
      <w:r w:rsidR="00737D98">
        <w:rPr>
          <w:rFonts w:ascii="Times New Roman" w:eastAsia="Times New Roman" w:hAnsi="Times New Roman" w:cs="Times New Roman"/>
          <w:i/>
          <w:sz w:val="24"/>
          <w:szCs w:val="24"/>
          <w:vertAlign w:val="superscript"/>
        </w:rPr>
        <w:t>2,</w:t>
      </w:r>
      <w:r w:rsidR="005C47CC">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 xml:space="preserve"> </w:t>
      </w:r>
      <w:r w:rsidR="00B17F1C">
        <w:rPr>
          <w:rFonts w:ascii="Times New Roman" w:eastAsia="Times New Roman" w:hAnsi="Times New Roman" w:cs="Times New Roman"/>
          <w:i/>
          <w:sz w:val="24"/>
          <w:szCs w:val="24"/>
        </w:rPr>
        <w:t xml:space="preserve">Bertha Carpio </w:t>
      </w:r>
      <w:r>
        <w:rPr>
          <w:rFonts w:ascii="Times New Roman" w:eastAsia="Times New Roman" w:hAnsi="Times New Roman" w:cs="Times New Roman"/>
          <w:i/>
          <w:sz w:val="24"/>
          <w:szCs w:val="24"/>
        </w:rPr>
        <w:t>,</w:t>
      </w:r>
      <w:r w:rsidR="005C47CC">
        <w:rPr>
          <w:rFonts w:ascii="Times New Roman" w:eastAsia="Times New Roman" w:hAnsi="Times New Roman" w:cs="Times New Roman"/>
          <w:i/>
          <w:sz w:val="24"/>
          <w:szCs w:val="24"/>
        </w:rPr>
        <w:t xml:space="preserve"> Carlos Méndez, </w:t>
      </w:r>
      <w:r>
        <w:rPr>
          <w:rFonts w:ascii="Times New Roman" w:eastAsia="Times New Roman" w:hAnsi="Times New Roman" w:cs="Times New Roman"/>
          <w:i/>
          <w:sz w:val="24"/>
          <w:szCs w:val="24"/>
        </w:rPr>
        <w:t xml:space="preserve"> Carlos Calle</w:t>
      </w:r>
      <w:r w:rsidR="00CF6AC6">
        <w:rPr>
          <w:rFonts w:ascii="Times New Roman" w:eastAsia="Times New Roman" w:hAnsi="Times New Roman" w:cs="Times New Roman"/>
          <w:i/>
          <w:sz w:val="24"/>
          <w:szCs w:val="24"/>
          <w:vertAlign w:val="superscript"/>
        </w:rPr>
        <w:t>,,1,11</w:t>
      </w:r>
      <w:r>
        <w:rPr>
          <w:rFonts w:ascii="Times New Roman" w:eastAsia="Times New Roman" w:hAnsi="Times New Roman" w:cs="Times New Roman"/>
          <w:i/>
          <w:sz w:val="24"/>
          <w:szCs w:val="24"/>
        </w:rPr>
        <w:t>, Guillermo Cárdenas</w:t>
      </w:r>
      <w:r w:rsidR="00CF6AC6">
        <w:rPr>
          <w:rFonts w:ascii="Times New Roman" w:eastAsia="Times New Roman" w:hAnsi="Times New Roman" w:cs="Times New Roman"/>
          <w:i/>
          <w:sz w:val="24"/>
          <w:szCs w:val="24"/>
          <w:vertAlign w:val="superscript"/>
        </w:rPr>
        <w:t>2</w:t>
      </w:r>
      <w:r>
        <w:rPr>
          <w:rFonts w:ascii="Times New Roman" w:eastAsia="Times New Roman" w:hAnsi="Times New Roman" w:cs="Times New Roman"/>
          <w:i/>
          <w:sz w:val="24"/>
          <w:szCs w:val="24"/>
        </w:rPr>
        <w:t>, Miguel Uyaguari</w:t>
      </w:r>
      <w:del w:id="9" w:author="muyaguari@yahoo.com" w:date="2021-05-20T17:46:00Z">
        <w:r w:rsidR="00B17F1C" w:rsidRPr="00B17F1C" w:rsidDel="002767A3">
          <w:rPr>
            <w:rFonts w:ascii="Times New Roman" w:eastAsia="Times New Roman" w:hAnsi="Times New Roman" w:cs="Times New Roman"/>
            <w:i/>
            <w:sz w:val="24"/>
            <w:szCs w:val="24"/>
            <w:vertAlign w:val="superscript"/>
          </w:rPr>
          <w:delText>1</w:delText>
        </w:r>
      </w:del>
      <w:r w:rsidR="00B17F1C">
        <w:rPr>
          <w:rFonts w:ascii="Times New Roman" w:eastAsia="Times New Roman" w:hAnsi="Times New Roman" w:cs="Times New Roman"/>
          <w:i/>
          <w:sz w:val="24"/>
          <w:szCs w:val="24"/>
        </w:rPr>
        <w:t>,</w:t>
      </w:r>
      <w:ins w:id="10" w:author="muyaguari@yahoo.com" w:date="2021-05-29T09:28:00Z">
        <w:r w:rsidR="007E5303">
          <w:rPr>
            <w:rFonts w:ascii="Times New Roman" w:eastAsia="Times New Roman" w:hAnsi="Times New Roman" w:cs="Times New Roman"/>
            <w:i/>
            <w:sz w:val="24"/>
            <w:szCs w:val="24"/>
            <w:vertAlign w:val="superscript"/>
          </w:rPr>
          <w:t>12</w:t>
        </w:r>
      </w:ins>
      <w:ins w:id="11" w:author="Miguel Uyaguari" w:date="2021-07-08T16:13:00Z">
        <w:r w:rsidR="00023D28">
          <w:rPr>
            <w:rFonts w:ascii="Times New Roman" w:eastAsia="Times New Roman" w:hAnsi="Times New Roman" w:cs="Times New Roman"/>
            <w:i/>
            <w:sz w:val="24"/>
            <w:szCs w:val="24"/>
            <w:vertAlign w:val="superscript"/>
          </w:rPr>
          <w:t>*</w:t>
        </w:r>
      </w:ins>
      <w:del w:id="12" w:author="muyaguari@yahoo.com" w:date="2021-05-29T09:28:00Z">
        <w:r w:rsidDel="007E5303">
          <w:rPr>
            <w:rFonts w:ascii="Times New Roman" w:eastAsia="Times New Roman" w:hAnsi="Times New Roman" w:cs="Times New Roman"/>
            <w:i/>
            <w:sz w:val="24"/>
            <w:szCs w:val="24"/>
            <w:vertAlign w:val="superscript"/>
          </w:rPr>
          <w:delText>9</w:delText>
        </w:r>
      </w:del>
    </w:p>
    <w:p w14:paraId="00000005" w14:textId="77777777" w:rsidR="00E85944" w:rsidRDefault="00E85944">
      <w:pPr>
        <w:pBdr>
          <w:top w:val="nil"/>
          <w:left w:val="nil"/>
          <w:bottom w:val="nil"/>
          <w:right w:val="nil"/>
          <w:between w:val="nil"/>
        </w:pBdr>
        <w:jc w:val="both"/>
        <w:rPr>
          <w:rFonts w:ascii="Times New Roman" w:eastAsia="Times New Roman" w:hAnsi="Times New Roman" w:cs="Times New Roman"/>
          <w:sz w:val="24"/>
          <w:szCs w:val="24"/>
          <w:vertAlign w:val="superscript"/>
        </w:rPr>
      </w:pPr>
    </w:p>
    <w:p w14:paraId="0FE210F9" w14:textId="0C58E579" w:rsidR="005C47CC" w:rsidRPr="00737D98" w:rsidRDefault="00716926" w:rsidP="005C47CC">
      <w:pPr>
        <w:rPr>
          <w:rFonts w:ascii="Times New Roman" w:eastAsia="Times New Roman" w:hAnsi="Times New Roman" w:cs="Times New Roman"/>
          <w:sz w:val="20"/>
          <w:szCs w:val="20"/>
        </w:rPr>
      </w:pPr>
      <w:r w:rsidRPr="00737D98">
        <w:rPr>
          <w:rFonts w:ascii="Times New Roman" w:eastAsia="Times New Roman" w:hAnsi="Times New Roman" w:cs="Times New Roman"/>
          <w:color w:val="000000"/>
          <w:sz w:val="20"/>
          <w:szCs w:val="20"/>
          <w:vertAlign w:val="superscript"/>
        </w:rPr>
        <w:t>1</w:t>
      </w:r>
      <w:r w:rsidRPr="00737D98">
        <w:rPr>
          <w:rFonts w:ascii="Times New Roman" w:eastAsia="Times New Roman" w:hAnsi="Times New Roman" w:cs="Times New Roman"/>
          <w:color w:val="000000"/>
          <w:sz w:val="20"/>
          <w:szCs w:val="20"/>
        </w:rPr>
        <w:t xml:space="preserve"> </w:t>
      </w:r>
      <w:r w:rsidR="005C47CC" w:rsidRPr="00737D98">
        <w:rPr>
          <w:rFonts w:ascii="Times New Roman" w:eastAsia="Times New Roman" w:hAnsi="Times New Roman" w:cs="Times New Roman"/>
          <w:sz w:val="20"/>
          <w:szCs w:val="20"/>
        </w:rPr>
        <w:t xml:space="preserve">Red </w:t>
      </w:r>
      <w:proofErr w:type="spellStart"/>
      <w:r w:rsidR="005C47CC" w:rsidRPr="00737D98">
        <w:rPr>
          <w:rFonts w:ascii="Times New Roman" w:eastAsia="Times New Roman" w:hAnsi="Times New Roman" w:cs="Times New Roman"/>
          <w:sz w:val="20"/>
          <w:szCs w:val="20"/>
        </w:rPr>
        <w:t>Interinstitucional</w:t>
      </w:r>
      <w:proofErr w:type="spellEnd"/>
      <w:r w:rsidR="005C47CC" w:rsidRPr="00737D98">
        <w:rPr>
          <w:rFonts w:ascii="Times New Roman" w:eastAsia="Times New Roman" w:hAnsi="Times New Roman" w:cs="Times New Roman"/>
          <w:sz w:val="20"/>
          <w:szCs w:val="20"/>
        </w:rPr>
        <w:t xml:space="preserve"> para </w:t>
      </w:r>
      <w:proofErr w:type="spellStart"/>
      <w:r w:rsidR="005C47CC" w:rsidRPr="00737D98">
        <w:rPr>
          <w:rFonts w:ascii="Times New Roman" w:eastAsia="Times New Roman" w:hAnsi="Times New Roman" w:cs="Times New Roman"/>
          <w:sz w:val="20"/>
          <w:szCs w:val="20"/>
        </w:rPr>
        <w:t>el</w:t>
      </w:r>
      <w:proofErr w:type="spellEnd"/>
      <w:r w:rsidR="005C47CC" w:rsidRPr="00737D98">
        <w:rPr>
          <w:rFonts w:ascii="Times New Roman" w:eastAsia="Times New Roman" w:hAnsi="Times New Roman" w:cs="Times New Roman"/>
          <w:sz w:val="20"/>
          <w:szCs w:val="20"/>
        </w:rPr>
        <w:t xml:space="preserve"> </w:t>
      </w:r>
      <w:proofErr w:type="spellStart"/>
      <w:r w:rsidR="005C47CC" w:rsidRPr="00737D98">
        <w:rPr>
          <w:rFonts w:ascii="Times New Roman" w:eastAsia="Times New Roman" w:hAnsi="Times New Roman" w:cs="Times New Roman"/>
          <w:sz w:val="20"/>
          <w:szCs w:val="20"/>
        </w:rPr>
        <w:t>Estudio</w:t>
      </w:r>
      <w:proofErr w:type="spellEnd"/>
      <w:r w:rsidR="005C47CC" w:rsidRPr="00737D98">
        <w:rPr>
          <w:rFonts w:ascii="Times New Roman" w:eastAsia="Times New Roman" w:hAnsi="Times New Roman" w:cs="Times New Roman"/>
          <w:sz w:val="20"/>
          <w:szCs w:val="20"/>
        </w:rPr>
        <w:t xml:space="preserve"> de </w:t>
      </w:r>
      <w:proofErr w:type="spellStart"/>
      <w:r w:rsidR="005C47CC" w:rsidRPr="00737D98">
        <w:rPr>
          <w:rFonts w:ascii="Times New Roman" w:eastAsia="Times New Roman" w:hAnsi="Times New Roman" w:cs="Times New Roman"/>
          <w:sz w:val="20"/>
          <w:szCs w:val="20"/>
        </w:rPr>
        <w:t>Eco</w:t>
      </w:r>
      <w:r w:rsidR="00CF6AC6">
        <w:rPr>
          <w:rFonts w:ascii="Times New Roman" w:eastAsia="Times New Roman" w:hAnsi="Times New Roman" w:cs="Times New Roman"/>
          <w:sz w:val="20"/>
          <w:szCs w:val="20"/>
        </w:rPr>
        <w:t>sistemas</w:t>
      </w:r>
      <w:proofErr w:type="spellEnd"/>
      <w:r w:rsidR="00CF6AC6">
        <w:rPr>
          <w:rFonts w:ascii="Times New Roman" w:eastAsia="Times New Roman" w:hAnsi="Times New Roman" w:cs="Times New Roman"/>
          <w:sz w:val="20"/>
          <w:szCs w:val="20"/>
        </w:rPr>
        <w:t xml:space="preserve"> </w:t>
      </w:r>
      <w:proofErr w:type="spellStart"/>
      <w:r w:rsidR="00CF6AC6">
        <w:rPr>
          <w:rFonts w:ascii="Times New Roman" w:eastAsia="Times New Roman" w:hAnsi="Times New Roman" w:cs="Times New Roman"/>
          <w:sz w:val="20"/>
          <w:szCs w:val="20"/>
        </w:rPr>
        <w:t>Acuáticos</w:t>
      </w:r>
      <w:proofErr w:type="spellEnd"/>
      <w:r w:rsidR="00CF6AC6">
        <w:rPr>
          <w:rFonts w:ascii="Times New Roman" w:eastAsia="Times New Roman" w:hAnsi="Times New Roman" w:cs="Times New Roman"/>
          <w:sz w:val="20"/>
          <w:szCs w:val="20"/>
        </w:rPr>
        <w:t xml:space="preserve"> de Ecuador, </w:t>
      </w:r>
      <w:r w:rsidR="005C47CC" w:rsidRPr="00737D98">
        <w:rPr>
          <w:rFonts w:ascii="Times New Roman" w:eastAsia="Times New Roman" w:hAnsi="Times New Roman" w:cs="Times New Roman"/>
          <w:sz w:val="20"/>
          <w:szCs w:val="20"/>
        </w:rPr>
        <w:t>Guayaquil, Guayas, Ecuador.</w:t>
      </w:r>
    </w:p>
    <w:p w14:paraId="04EE8B34" w14:textId="13E41399" w:rsidR="005C47CC" w:rsidRPr="00737D98" w:rsidRDefault="005C47CC">
      <w:pPr>
        <w:pBdr>
          <w:top w:val="nil"/>
          <w:left w:val="nil"/>
          <w:bottom w:val="nil"/>
          <w:right w:val="nil"/>
          <w:between w:val="nil"/>
        </w:pBdr>
        <w:rPr>
          <w:rFonts w:ascii="Times New Roman" w:eastAsia="Times New Roman" w:hAnsi="Times New Roman" w:cs="Times New Roman"/>
          <w:sz w:val="20"/>
          <w:szCs w:val="20"/>
        </w:rPr>
      </w:pPr>
      <w:r w:rsidRPr="00737D98">
        <w:rPr>
          <w:rFonts w:ascii="Times New Roman" w:eastAsia="Times New Roman" w:hAnsi="Times New Roman" w:cs="Times New Roman"/>
          <w:color w:val="000000"/>
          <w:sz w:val="20"/>
          <w:szCs w:val="20"/>
          <w:vertAlign w:val="superscript"/>
        </w:rPr>
        <w:t>2</w:t>
      </w:r>
      <w:r w:rsidR="00CF6AC6">
        <w:rPr>
          <w:rFonts w:ascii="Times New Roman" w:eastAsia="Times New Roman" w:hAnsi="Times New Roman" w:cs="Times New Roman"/>
          <w:color w:val="000000"/>
          <w:sz w:val="20"/>
          <w:szCs w:val="20"/>
        </w:rPr>
        <w:t xml:space="preserve">Ambiente Sociedad &amp; </w:t>
      </w:r>
      <w:proofErr w:type="spellStart"/>
      <w:r w:rsidR="00CF6AC6">
        <w:rPr>
          <w:rFonts w:ascii="Times New Roman" w:eastAsia="Times New Roman" w:hAnsi="Times New Roman" w:cs="Times New Roman"/>
          <w:color w:val="000000"/>
          <w:sz w:val="20"/>
          <w:szCs w:val="20"/>
        </w:rPr>
        <w:t>Empresa</w:t>
      </w:r>
      <w:proofErr w:type="spellEnd"/>
      <w:r w:rsidR="00CF6AC6">
        <w:rPr>
          <w:rFonts w:ascii="Times New Roman" w:eastAsia="Times New Roman" w:hAnsi="Times New Roman" w:cs="Times New Roman"/>
          <w:color w:val="000000"/>
          <w:sz w:val="20"/>
          <w:szCs w:val="20"/>
        </w:rPr>
        <w:t xml:space="preserve"> </w:t>
      </w:r>
      <w:r w:rsidR="00716926" w:rsidRPr="00737D98">
        <w:rPr>
          <w:rFonts w:ascii="Times New Roman" w:eastAsia="Times New Roman" w:hAnsi="Times New Roman" w:cs="Times New Roman"/>
          <w:color w:val="000000"/>
          <w:sz w:val="20"/>
          <w:szCs w:val="20"/>
        </w:rPr>
        <w:t xml:space="preserve">Researcher Group. </w:t>
      </w:r>
      <w:r w:rsidR="00716926" w:rsidRPr="00737D98">
        <w:rPr>
          <w:rFonts w:ascii="Times New Roman" w:eastAsia="Times New Roman" w:hAnsi="Times New Roman" w:cs="Times New Roman"/>
          <w:sz w:val="20"/>
          <w:szCs w:val="20"/>
        </w:rPr>
        <w:t>Universidad de Guayaquil, Guayaquil, Guayas, Ecuador</w:t>
      </w:r>
      <w:r w:rsidRPr="00737D98">
        <w:rPr>
          <w:rFonts w:ascii="Times New Roman" w:eastAsia="Times New Roman" w:hAnsi="Times New Roman" w:cs="Times New Roman"/>
          <w:sz w:val="20"/>
          <w:szCs w:val="20"/>
        </w:rPr>
        <w:t>.</w:t>
      </w:r>
    </w:p>
    <w:p w14:paraId="00000007" w14:textId="359DCF94" w:rsidR="00E85944" w:rsidRPr="00737D98" w:rsidRDefault="005C47CC" w:rsidP="00737D98">
      <w:pPr>
        <w:pBdr>
          <w:top w:val="nil"/>
          <w:left w:val="nil"/>
          <w:bottom w:val="nil"/>
          <w:right w:val="nil"/>
          <w:between w:val="nil"/>
        </w:pBdr>
        <w:rPr>
          <w:rFonts w:ascii="Times New Roman" w:eastAsia="Times New Roman" w:hAnsi="Times New Roman" w:cs="Times New Roman"/>
          <w:sz w:val="20"/>
          <w:szCs w:val="20"/>
        </w:rPr>
      </w:pPr>
      <w:r w:rsidRPr="00737D98">
        <w:rPr>
          <w:rFonts w:ascii="Times New Roman" w:eastAsia="Times New Roman" w:hAnsi="Times New Roman" w:cs="Times New Roman"/>
          <w:sz w:val="20"/>
          <w:szCs w:val="20"/>
          <w:vertAlign w:val="superscript"/>
        </w:rPr>
        <w:t>3</w:t>
      </w:r>
      <w:r w:rsidR="00716926" w:rsidRPr="00737D98">
        <w:rPr>
          <w:rFonts w:ascii="Times New Roman" w:eastAsia="Times New Roman" w:hAnsi="Times New Roman" w:cs="Times New Roman"/>
          <w:sz w:val="20"/>
          <w:szCs w:val="20"/>
        </w:rPr>
        <w:t xml:space="preserve"> Faculty of Chemical Engineering, </w:t>
      </w:r>
      <w:r w:rsidR="00737D98" w:rsidRPr="00737D98">
        <w:rPr>
          <w:rFonts w:ascii="Times New Roman" w:eastAsia="Times New Roman" w:hAnsi="Times New Roman" w:cs="Times New Roman"/>
          <w:sz w:val="20"/>
          <w:szCs w:val="20"/>
        </w:rPr>
        <w:t xml:space="preserve">University of Guayaquil, </w:t>
      </w:r>
      <w:proofErr w:type="spellStart"/>
      <w:r w:rsidR="00737D98" w:rsidRPr="00737D98">
        <w:rPr>
          <w:rFonts w:ascii="Times New Roman" w:eastAsia="Times New Roman" w:hAnsi="Times New Roman" w:cs="Times New Roman"/>
          <w:sz w:val="20"/>
          <w:szCs w:val="20"/>
        </w:rPr>
        <w:t>Cdla</w:t>
      </w:r>
      <w:proofErr w:type="spellEnd"/>
      <w:r w:rsidR="00737D98" w:rsidRPr="00737D98">
        <w:rPr>
          <w:rFonts w:ascii="Times New Roman" w:eastAsia="Times New Roman" w:hAnsi="Times New Roman" w:cs="Times New Roman"/>
          <w:sz w:val="20"/>
          <w:szCs w:val="20"/>
        </w:rPr>
        <w:t xml:space="preserve">. </w:t>
      </w:r>
      <w:proofErr w:type="spellStart"/>
      <w:r w:rsidR="00737D98" w:rsidRPr="00737D98">
        <w:rPr>
          <w:rFonts w:ascii="Times New Roman" w:eastAsia="Times New Roman" w:hAnsi="Times New Roman" w:cs="Times New Roman"/>
          <w:sz w:val="20"/>
          <w:szCs w:val="20"/>
        </w:rPr>
        <w:t>Universitaria</w:t>
      </w:r>
      <w:proofErr w:type="spellEnd"/>
      <w:r w:rsidR="00737D98" w:rsidRPr="00737D98">
        <w:rPr>
          <w:rFonts w:ascii="Times New Roman" w:eastAsia="Times New Roman" w:hAnsi="Times New Roman" w:cs="Times New Roman"/>
          <w:sz w:val="20"/>
          <w:szCs w:val="20"/>
        </w:rPr>
        <w:t xml:space="preserve"> </w:t>
      </w:r>
      <w:r w:rsidR="00CF6AC6">
        <w:rPr>
          <w:rFonts w:ascii="Times New Roman" w:eastAsia="Times New Roman" w:hAnsi="Times New Roman" w:cs="Times New Roman"/>
          <w:sz w:val="20"/>
          <w:szCs w:val="20"/>
        </w:rPr>
        <w:t>“</w:t>
      </w:r>
      <w:r w:rsidR="00737D98" w:rsidRPr="00737D98">
        <w:rPr>
          <w:rFonts w:ascii="Times New Roman" w:eastAsia="Times New Roman" w:hAnsi="Times New Roman" w:cs="Times New Roman"/>
          <w:sz w:val="20"/>
          <w:szCs w:val="20"/>
        </w:rPr>
        <w:t>Universidad de Guayaquil”, Guayaquil 090510, Ecuador</w:t>
      </w:r>
    </w:p>
    <w:p w14:paraId="00000009" w14:textId="316C2E7B" w:rsidR="00E85944" w:rsidRPr="00737D98" w:rsidRDefault="00716926" w:rsidP="00737D98">
      <w:pPr>
        <w:pBdr>
          <w:top w:val="nil"/>
          <w:left w:val="nil"/>
          <w:bottom w:val="nil"/>
          <w:right w:val="nil"/>
          <w:between w:val="nil"/>
        </w:pBdr>
        <w:rPr>
          <w:rFonts w:ascii="Times New Roman" w:eastAsia="Times New Roman" w:hAnsi="Times New Roman" w:cs="Times New Roman"/>
          <w:sz w:val="20"/>
          <w:szCs w:val="20"/>
        </w:rPr>
      </w:pPr>
      <w:r w:rsidRPr="00737D98">
        <w:rPr>
          <w:rFonts w:ascii="Times New Roman" w:eastAsia="Times New Roman" w:hAnsi="Times New Roman" w:cs="Times New Roman"/>
          <w:sz w:val="20"/>
          <w:szCs w:val="20"/>
          <w:vertAlign w:val="superscript"/>
        </w:rPr>
        <w:t>4</w:t>
      </w:r>
      <w:r w:rsidRPr="00737D98">
        <w:rPr>
          <w:rFonts w:ascii="Times New Roman" w:eastAsia="Times New Roman" w:hAnsi="Times New Roman" w:cs="Times New Roman"/>
          <w:sz w:val="20"/>
          <w:szCs w:val="20"/>
        </w:rPr>
        <w:t xml:space="preserve">Faculty of Natural Sciences, </w:t>
      </w:r>
      <w:r w:rsidR="00737D98" w:rsidRPr="00737D98">
        <w:rPr>
          <w:rFonts w:ascii="Times New Roman" w:eastAsia="Times New Roman" w:hAnsi="Times New Roman" w:cs="Times New Roman"/>
          <w:sz w:val="20"/>
          <w:szCs w:val="20"/>
        </w:rPr>
        <w:t xml:space="preserve">University of Guayaquil, </w:t>
      </w:r>
      <w:proofErr w:type="spellStart"/>
      <w:r w:rsidR="00737D98" w:rsidRPr="00737D98">
        <w:rPr>
          <w:rFonts w:ascii="Times New Roman" w:eastAsia="Times New Roman" w:hAnsi="Times New Roman" w:cs="Times New Roman"/>
          <w:sz w:val="20"/>
          <w:szCs w:val="20"/>
        </w:rPr>
        <w:t>Cdla</w:t>
      </w:r>
      <w:proofErr w:type="spellEnd"/>
      <w:r w:rsidR="00737D98" w:rsidRPr="00737D98">
        <w:rPr>
          <w:rFonts w:ascii="Times New Roman" w:eastAsia="Times New Roman" w:hAnsi="Times New Roman" w:cs="Times New Roman"/>
          <w:sz w:val="20"/>
          <w:szCs w:val="20"/>
        </w:rPr>
        <w:t xml:space="preserve">. </w:t>
      </w:r>
      <w:proofErr w:type="spellStart"/>
      <w:r w:rsidR="00737D98" w:rsidRPr="00737D98">
        <w:rPr>
          <w:rFonts w:ascii="Times New Roman" w:eastAsia="Times New Roman" w:hAnsi="Times New Roman" w:cs="Times New Roman"/>
          <w:sz w:val="20"/>
          <w:szCs w:val="20"/>
        </w:rPr>
        <w:t>Universitaria</w:t>
      </w:r>
      <w:proofErr w:type="spellEnd"/>
      <w:r w:rsidR="00737D98" w:rsidRPr="00737D98">
        <w:rPr>
          <w:rFonts w:ascii="Times New Roman" w:eastAsia="Times New Roman" w:hAnsi="Times New Roman" w:cs="Times New Roman"/>
          <w:sz w:val="20"/>
          <w:szCs w:val="20"/>
        </w:rPr>
        <w:t xml:space="preserve"> </w:t>
      </w:r>
      <w:r w:rsidR="00CF6AC6">
        <w:rPr>
          <w:rFonts w:ascii="Times New Roman" w:eastAsia="Times New Roman" w:hAnsi="Times New Roman" w:cs="Times New Roman"/>
          <w:sz w:val="20"/>
          <w:szCs w:val="20"/>
        </w:rPr>
        <w:t>“</w:t>
      </w:r>
      <w:r w:rsidR="00737D98" w:rsidRPr="00737D98">
        <w:rPr>
          <w:rFonts w:ascii="Times New Roman" w:eastAsia="Times New Roman" w:hAnsi="Times New Roman" w:cs="Times New Roman"/>
          <w:sz w:val="20"/>
          <w:szCs w:val="20"/>
        </w:rPr>
        <w:t>Universidad de Guayaquil”, Guayaquil 090510, Ecuador</w:t>
      </w:r>
    </w:p>
    <w:p w14:paraId="0000000A" w14:textId="14A2643F" w:rsidR="00E85944" w:rsidRPr="00737D98" w:rsidRDefault="00716926">
      <w:pPr>
        <w:rPr>
          <w:rFonts w:ascii="Times New Roman" w:eastAsia="Times New Roman" w:hAnsi="Times New Roman" w:cs="Times New Roman"/>
          <w:sz w:val="20"/>
          <w:szCs w:val="20"/>
        </w:rPr>
      </w:pPr>
      <w:r w:rsidRPr="00737D98">
        <w:rPr>
          <w:rFonts w:ascii="Times New Roman" w:eastAsia="Times New Roman" w:hAnsi="Times New Roman" w:cs="Times New Roman"/>
          <w:sz w:val="20"/>
          <w:szCs w:val="20"/>
          <w:vertAlign w:val="superscript"/>
        </w:rPr>
        <w:t xml:space="preserve">5 </w:t>
      </w:r>
      <w:proofErr w:type="spellStart"/>
      <w:r w:rsidR="005C47CC" w:rsidRPr="00737D98">
        <w:rPr>
          <w:rFonts w:ascii="Times New Roman" w:eastAsia="Times New Roman" w:hAnsi="Times New Roman" w:cs="Times New Roman"/>
          <w:sz w:val="20"/>
          <w:szCs w:val="20"/>
        </w:rPr>
        <w:t>Dirección</w:t>
      </w:r>
      <w:proofErr w:type="spellEnd"/>
      <w:r w:rsidR="005C47CC" w:rsidRPr="00737D98">
        <w:rPr>
          <w:rFonts w:ascii="Times New Roman" w:eastAsia="Times New Roman" w:hAnsi="Times New Roman" w:cs="Times New Roman"/>
          <w:sz w:val="20"/>
          <w:szCs w:val="20"/>
        </w:rPr>
        <w:t xml:space="preserve"> T</w:t>
      </w:r>
      <w:r w:rsidRPr="00737D98">
        <w:rPr>
          <w:rFonts w:ascii="Times New Roman" w:eastAsia="Times New Roman" w:hAnsi="Times New Roman" w:cs="Times New Roman"/>
          <w:sz w:val="20"/>
          <w:szCs w:val="20"/>
        </w:rPr>
        <w:t xml:space="preserve">écnica de </w:t>
      </w:r>
      <w:proofErr w:type="spellStart"/>
      <w:r w:rsidRPr="00737D98">
        <w:rPr>
          <w:rFonts w:ascii="Times New Roman" w:eastAsia="Times New Roman" w:hAnsi="Times New Roman" w:cs="Times New Roman"/>
          <w:sz w:val="20"/>
          <w:szCs w:val="20"/>
        </w:rPr>
        <w:t>Investigación</w:t>
      </w:r>
      <w:proofErr w:type="spellEnd"/>
      <w:r w:rsidRPr="00737D98">
        <w:rPr>
          <w:rFonts w:ascii="Times New Roman" w:eastAsia="Times New Roman" w:hAnsi="Times New Roman" w:cs="Times New Roman"/>
          <w:sz w:val="20"/>
          <w:szCs w:val="20"/>
        </w:rPr>
        <w:t xml:space="preserve">, Desarrollo e </w:t>
      </w:r>
      <w:proofErr w:type="spellStart"/>
      <w:r w:rsidRPr="00737D98">
        <w:rPr>
          <w:rFonts w:ascii="Times New Roman" w:eastAsia="Times New Roman" w:hAnsi="Times New Roman" w:cs="Times New Roman"/>
          <w:sz w:val="20"/>
          <w:szCs w:val="20"/>
        </w:rPr>
        <w:t>Investigación</w:t>
      </w:r>
      <w:proofErr w:type="spellEnd"/>
      <w:r w:rsidRPr="00737D98">
        <w:rPr>
          <w:rFonts w:ascii="Times New Roman" w:eastAsia="Times New Roman" w:hAnsi="Times New Roman" w:cs="Times New Roman"/>
          <w:sz w:val="20"/>
          <w:szCs w:val="20"/>
        </w:rPr>
        <w:t xml:space="preserve">, Instituto Nacional de </w:t>
      </w:r>
      <w:proofErr w:type="spellStart"/>
      <w:r w:rsidRPr="00737D98">
        <w:rPr>
          <w:rFonts w:ascii="Times New Roman" w:eastAsia="Times New Roman" w:hAnsi="Times New Roman" w:cs="Times New Roman"/>
          <w:sz w:val="20"/>
          <w:szCs w:val="20"/>
        </w:rPr>
        <w:t>Investigación</w:t>
      </w:r>
      <w:proofErr w:type="spellEnd"/>
      <w:r w:rsidRPr="00737D98">
        <w:rPr>
          <w:rFonts w:ascii="Times New Roman" w:eastAsia="Times New Roman" w:hAnsi="Times New Roman" w:cs="Times New Roman"/>
          <w:sz w:val="20"/>
          <w:szCs w:val="20"/>
        </w:rPr>
        <w:t xml:space="preserve"> </w:t>
      </w:r>
      <w:proofErr w:type="spellStart"/>
      <w:r w:rsidRPr="00737D98">
        <w:rPr>
          <w:rFonts w:ascii="Times New Roman" w:eastAsia="Times New Roman" w:hAnsi="Times New Roman" w:cs="Times New Roman"/>
          <w:sz w:val="20"/>
          <w:szCs w:val="20"/>
        </w:rPr>
        <w:t>en</w:t>
      </w:r>
      <w:proofErr w:type="spellEnd"/>
      <w:r w:rsidRPr="00737D98">
        <w:rPr>
          <w:rFonts w:ascii="Times New Roman" w:eastAsia="Times New Roman" w:hAnsi="Times New Roman" w:cs="Times New Roman"/>
          <w:sz w:val="20"/>
          <w:szCs w:val="20"/>
        </w:rPr>
        <w:t xml:space="preserve"> </w:t>
      </w:r>
      <w:proofErr w:type="spellStart"/>
      <w:r w:rsidRPr="00737D98">
        <w:rPr>
          <w:rFonts w:ascii="Times New Roman" w:eastAsia="Times New Roman" w:hAnsi="Times New Roman" w:cs="Times New Roman"/>
          <w:sz w:val="20"/>
          <w:szCs w:val="20"/>
        </w:rPr>
        <w:t>Salud</w:t>
      </w:r>
      <w:proofErr w:type="spellEnd"/>
      <w:r w:rsidRPr="00737D98">
        <w:rPr>
          <w:rFonts w:ascii="Times New Roman" w:eastAsia="Times New Roman" w:hAnsi="Times New Roman" w:cs="Times New Roman"/>
          <w:sz w:val="20"/>
          <w:szCs w:val="20"/>
        </w:rPr>
        <w:t xml:space="preserve"> </w:t>
      </w:r>
      <w:proofErr w:type="spellStart"/>
      <w:r w:rsidRPr="00737D98">
        <w:rPr>
          <w:rFonts w:ascii="Times New Roman" w:eastAsia="Times New Roman" w:hAnsi="Times New Roman" w:cs="Times New Roman"/>
          <w:sz w:val="20"/>
          <w:szCs w:val="20"/>
        </w:rPr>
        <w:t>Pública</w:t>
      </w:r>
      <w:proofErr w:type="spellEnd"/>
      <w:r w:rsidRPr="00737D98">
        <w:rPr>
          <w:rFonts w:ascii="Times New Roman" w:eastAsia="Times New Roman" w:hAnsi="Times New Roman" w:cs="Times New Roman"/>
          <w:sz w:val="20"/>
          <w:szCs w:val="20"/>
        </w:rPr>
        <w:t xml:space="preserve"> Dr. Leopoldo Izquieta Pérez, Guayaquil, Guayas, Ecuador.</w:t>
      </w:r>
    </w:p>
    <w:p w14:paraId="0000000B" w14:textId="5D762FA4" w:rsidR="00E85944" w:rsidRPr="00737D98" w:rsidRDefault="00716926">
      <w:pPr>
        <w:pBdr>
          <w:top w:val="nil"/>
          <w:left w:val="nil"/>
          <w:bottom w:val="nil"/>
          <w:right w:val="nil"/>
          <w:between w:val="nil"/>
        </w:pBdr>
        <w:rPr>
          <w:rFonts w:ascii="Times New Roman" w:eastAsia="Times New Roman" w:hAnsi="Times New Roman" w:cs="Times New Roman"/>
          <w:sz w:val="20"/>
          <w:szCs w:val="20"/>
        </w:rPr>
      </w:pPr>
      <w:r w:rsidRPr="00737D98">
        <w:rPr>
          <w:rFonts w:ascii="Times New Roman" w:eastAsia="Times New Roman" w:hAnsi="Times New Roman" w:cs="Times New Roman"/>
          <w:sz w:val="20"/>
          <w:szCs w:val="20"/>
          <w:vertAlign w:val="superscript"/>
        </w:rPr>
        <w:t>6</w:t>
      </w:r>
      <w:r w:rsidRPr="00737D98">
        <w:rPr>
          <w:rFonts w:ascii="Times New Roman" w:eastAsia="Times New Roman" w:hAnsi="Times New Roman" w:cs="Times New Roman"/>
          <w:color w:val="000000"/>
          <w:sz w:val="20"/>
          <w:szCs w:val="20"/>
        </w:rPr>
        <w:t xml:space="preserve"> </w:t>
      </w:r>
      <w:proofErr w:type="spellStart"/>
      <w:r w:rsidR="00737D98" w:rsidRPr="00737D98">
        <w:rPr>
          <w:rFonts w:ascii="Times New Roman" w:eastAsia="Times New Roman" w:hAnsi="Times New Roman" w:cs="Times New Roman"/>
          <w:sz w:val="20"/>
          <w:szCs w:val="20"/>
        </w:rPr>
        <w:t>Laboratorio</w:t>
      </w:r>
      <w:proofErr w:type="spellEnd"/>
      <w:r w:rsidR="00737D98" w:rsidRPr="00737D98">
        <w:rPr>
          <w:rFonts w:ascii="Times New Roman" w:eastAsia="Times New Roman" w:hAnsi="Times New Roman" w:cs="Times New Roman"/>
          <w:sz w:val="20"/>
          <w:szCs w:val="20"/>
        </w:rPr>
        <w:t xml:space="preserve"> de </w:t>
      </w:r>
      <w:proofErr w:type="spellStart"/>
      <w:r w:rsidR="00737D98" w:rsidRPr="00737D98">
        <w:rPr>
          <w:rFonts w:ascii="Times New Roman" w:eastAsia="Times New Roman" w:hAnsi="Times New Roman" w:cs="Times New Roman"/>
          <w:sz w:val="20"/>
          <w:szCs w:val="20"/>
        </w:rPr>
        <w:t>Microbiología</w:t>
      </w:r>
      <w:proofErr w:type="spellEnd"/>
      <w:r w:rsidR="00737D98" w:rsidRPr="00737D98">
        <w:rPr>
          <w:rFonts w:ascii="Times New Roman" w:eastAsia="Times New Roman" w:hAnsi="Times New Roman" w:cs="Times New Roman"/>
          <w:sz w:val="20"/>
          <w:szCs w:val="20"/>
        </w:rPr>
        <w:t xml:space="preserve"> Ambiental, Instituto de </w:t>
      </w:r>
      <w:proofErr w:type="spellStart"/>
      <w:r w:rsidR="00737D98" w:rsidRPr="00737D98">
        <w:rPr>
          <w:rFonts w:ascii="Times New Roman" w:eastAsia="Times New Roman" w:hAnsi="Times New Roman" w:cs="Times New Roman"/>
          <w:sz w:val="20"/>
          <w:szCs w:val="20"/>
        </w:rPr>
        <w:t>Biología</w:t>
      </w:r>
      <w:proofErr w:type="spellEnd"/>
      <w:r w:rsidR="00737D98" w:rsidRPr="00737D98">
        <w:rPr>
          <w:rFonts w:ascii="Times New Roman" w:eastAsia="Times New Roman" w:hAnsi="Times New Roman" w:cs="Times New Roman"/>
          <w:sz w:val="20"/>
          <w:szCs w:val="20"/>
        </w:rPr>
        <w:t xml:space="preserve"> de </w:t>
      </w:r>
      <w:proofErr w:type="spellStart"/>
      <w:r w:rsidR="00737D98" w:rsidRPr="00737D98">
        <w:rPr>
          <w:rFonts w:ascii="Times New Roman" w:eastAsia="Times New Roman" w:hAnsi="Times New Roman" w:cs="Times New Roman"/>
          <w:sz w:val="20"/>
          <w:szCs w:val="20"/>
        </w:rPr>
        <w:t>Organismos</w:t>
      </w:r>
      <w:proofErr w:type="spellEnd"/>
      <w:r w:rsidR="00737D98" w:rsidRPr="00737D98">
        <w:rPr>
          <w:rFonts w:ascii="Times New Roman" w:eastAsia="Times New Roman" w:hAnsi="Times New Roman" w:cs="Times New Roman"/>
          <w:sz w:val="20"/>
          <w:szCs w:val="20"/>
        </w:rPr>
        <w:t xml:space="preserve"> </w:t>
      </w:r>
      <w:proofErr w:type="spellStart"/>
      <w:r w:rsidR="00737D98" w:rsidRPr="00737D98">
        <w:rPr>
          <w:rFonts w:ascii="Times New Roman" w:eastAsia="Times New Roman" w:hAnsi="Times New Roman" w:cs="Times New Roman"/>
          <w:sz w:val="20"/>
          <w:szCs w:val="20"/>
        </w:rPr>
        <w:t>Marinos</w:t>
      </w:r>
      <w:proofErr w:type="spellEnd"/>
      <w:r w:rsidR="00737D98" w:rsidRPr="00737D98">
        <w:rPr>
          <w:rFonts w:ascii="Times New Roman" w:eastAsia="Times New Roman" w:hAnsi="Times New Roman" w:cs="Times New Roman"/>
          <w:sz w:val="20"/>
          <w:szCs w:val="20"/>
        </w:rPr>
        <w:t>, CONICET, Argentina</w:t>
      </w:r>
    </w:p>
    <w:p w14:paraId="0000000C" w14:textId="77777777" w:rsidR="00E85944" w:rsidRPr="00737D98" w:rsidRDefault="00716926">
      <w:pPr>
        <w:rPr>
          <w:rFonts w:ascii="Times New Roman" w:eastAsia="Times New Roman" w:hAnsi="Times New Roman" w:cs="Times New Roman"/>
          <w:sz w:val="20"/>
          <w:szCs w:val="20"/>
        </w:rPr>
      </w:pPr>
      <w:r w:rsidRPr="00737D98">
        <w:rPr>
          <w:rFonts w:ascii="Times New Roman" w:eastAsia="Times New Roman" w:hAnsi="Times New Roman" w:cs="Times New Roman"/>
          <w:sz w:val="20"/>
          <w:szCs w:val="20"/>
          <w:vertAlign w:val="superscript"/>
        </w:rPr>
        <w:t xml:space="preserve">7 </w:t>
      </w:r>
      <w:r w:rsidRPr="00737D98">
        <w:rPr>
          <w:rFonts w:ascii="Times New Roman" w:eastAsia="Times New Roman" w:hAnsi="Times New Roman" w:cs="Times New Roman"/>
          <w:sz w:val="20"/>
          <w:szCs w:val="20"/>
        </w:rPr>
        <w:t xml:space="preserve">Centro de </w:t>
      </w:r>
      <w:proofErr w:type="spellStart"/>
      <w:r w:rsidRPr="00737D98">
        <w:rPr>
          <w:rFonts w:ascii="Times New Roman" w:eastAsia="Times New Roman" w:hAnsi="Times New Roman" w:cs="Times New Roman"/>
          <w:sz w:val="20"/>
          <w:szCs w:val="20"/>
        </w:rPr>
        <w:t>Referencia</w:t>
      </w:r>
      <w:proofErr w:type="spellEnd"/>
      <w:r w:rsidRPr="00737D98">
        <w:rPr>
          <w:rFonts w:ascii="Times New Roman" w:eastAsia="Times New Roman" w:hAnsi="Times New Roman" w:cs="Times New Roman"/>
          <w:sz w:val="20"/>
          <w:szCs w:val="20"/>
        </w:rPr>
        <w:t xml:space="preserve"> Nacional de Virus </w:t>
      </w:r>
      <w:proofErr w:type="spellStart"/>
      <w:r w:rsidRPr="00737D98">
        <w:rPr>
          <w:rFonts w:ascii="Times New Roman" w:eastAsia="Times New Roman" w:hAnsi="Times New Roman" w:cs="Times New Roman"/>
          <w:sz w:val="20"/>
          <w:szCs w:val="20"/>
        </w:rPr>
        <w:t>Exantemáticos</w:t>
      </w:r>
      <w:proofErr w:type="spellEnd"/>
      <w:r w:rsidRPr="00737D98">
        <w:rPr>
          <w:rFonts w:ascii="Times New Roman" w:eastAsia="Times New Roman" w:hAnsi="Times New Roman" w:cs="Times New Roman"/>
          <w:sz w:val="20"/>
          <w:szCs w:val="20"/>
        </w:rPr>
        <w:t xml:space="preserve">, </w:t>
      </w:r>
      <w:proofErr w:type="spellStart"/>
      <w:r w:rsidRPr="00737D98">
        <w:rPr>
          <w:rFonts w:ascii="Times New Roman" w:eastAsia="Times New Roman" w:hAnsi="Times New Roman" w:cs="Times New Roman"/>
          <w:sz w:val="20"/>
          <w:szCs w:val="20"/>
        </w:rPr>
        <w:t>Gastroentericos</w:t>
      </w:r>
      <w:proofErr w:type="spellEnd"/>
      <w:r w:rsidRPr="00737D98">
        <w:rPr>
          <w:rFonts w:ascii="Times New Roman" w:eastAsia="Times New Roman" w:hAnsi="Times New Roman" w:cs="Times New Roman"/>
          <w:sz w:val="20"/>
          <w:szCs w:val="20"/>
        </w:rPr>
        <w:t xml:space="preserve"> y </w:t>
      </w:r>
      <w:proofErr w:type="spellStart"/>
      <w:r w:rsidRPr="00737D98">
        <w:rPr>
          <w:rFonts w:ascii="Times New Roman" w:eastAsia="Times New Roman" w:hAnsi="Times New Roman" w:cs="Times New Roman"/>
          <w:sz w:val="20"/>
          <w:szCs w:val="20"/>
        </w:rPr>
        <w:t>transmitidos</w:t>
      </w:r>
      <w:proofErr w:type="spellEnd"/>
      <w:r w:rsidRPr="00737D98">
        <w:rPr>
          <w:rFonts w:ascii="Times New Roman" w:eastAsia="Times New Roman" w:hAnsi="Times New Roman" w:cs="Times New Roman"/>
          <w:sz w:val="20"/>
          <w:szCs w:val="20"/>
        </w:rPr>
        <w:t xml:space="preserve"> por </w:t>
      </w:r>
      <w:proofErr w:type="spellStart"/>
      <w:r w:rsidRPr="00737D98">
        <w:rPr>
          <w:rFonts w:ascii="Times New Roman" w:eastAsia="Times New Roman" w:hAnsi="Times New Roman" w:cs="Times New Roman"/>
          <w:sz w:val="20"/>
          <w:szCs w:val="20"/>
        </w:rPr>
        <w:t>vectores</w:t>
      </w:r>
      <w:proofErr w:type="spellEnd"/>
      <w:r w:rsidRPr="00737D98">
        <w:rPr>
          <w:rFonts w:ascii="Times New Roman" w:eastAsia="Times New Roman" w:hAnsi="Times New Roman" w:cs="Times New Roman"/>
          <w:sz w:val="20"/>
          <w:szCs w:val="20"/>
        </w:rPr>
        <w:t xml:space="preserve">. Instituto Nacional de </w:t>
      </w:r>
      <w:proofErr w:type="spellStart"/>
      <w:r w:rsidRPr="00737D98">
        <w:rPr>
          <w:rFonts w:ascii="Times New Roman" w:eastAsia="Times New Roman" w:hAnsi="Times New Roman" w:cs="Times New Roman"/>
          <w:sz w:val="20"/>
          <w:szCs w:val="20"/>
        </w:rPr>
        <w:t>Investigación</w:t>
      </w:r>
      <w:proofErr w:type="spellEnd"/>
      <w:r w:rsidRPr="00737D98">
        <w:rPr>
          <w:rFonts w:ascii="Times New Roman" w:eastAsia="Times New Roman" w:hAnsi="Times New Roman" w:cs="Times New Roman"/>
          <w:sz w:val="20"/>
          <w:szCs w:val="20"/>
        </w:rPr>
        <w:t xml:space="preserve"> </w:t>
      </w:r>
      <w:proofErr w:type="spellStart"/>
      <w:r w:rsidRPr="00737D98">
        <w:rPr>
          <w:rFonts w:ascii="Times New Roman" w:eastAsia="Times New Roman" w:hAnsi="Times New Roman" w:cs="Times New Roman"/>
          <w:sz w:val="20"/>
          <w:szCs w:val="20"/>
        </w:rPr>
        <w:t>en</w:t>
      </w:r>
      <w:proofErr w:type="spellEnd"/>
      <w:r w:rsidRPr="00737D98">
        <w:rPr>
          <w:rFonts w:ascii="Times New Roman" w:eastAsia="Times New Roman" w:hAnsi="Times New Roman" w:cs="Times New Roman"/>
          <w:sz w:val="20"/>
          <w:szCs w:val="20"/>
        </w:rPr>
        <w:t xml:space="preserve"> </w:t>
      </w:r>
      <w:proofErr w:type="spellStart"/>
      <w:r w:rsidRPr="00737D98">
        <w:rPr>
          <w:rFonts w:ascii="Times New Roman" w:eastAsia="Times New Roman" w:hAnsi="Times New Roman" w:cs="Times New Roman"/>
          <w:sz w:val="20"/>
          <w:szCs w:val="20"/>
        </w:rPr>
        <w:t>Salud</w:t>
      </w:r>
      <w:proofErr w:type="spellEnd"/>
      <w:r w:rsidRPr="00737D98">
        <w:rPr>
          <w:rFonts w:ascii="Times New Roman" w:eastAsia="Times New Roman" w:hAnsi="Times New Roman" w:cs="Times New Roman"/>
          <w:sz w:val="20"/>
          <w:szCs w:val="20"/>
        </w:rPr>
        <w:t xml:space="preserve"> </w:t>
      </w:r>
      <w:proofErr w:type="spellStart"/>
      <w:r w:rsidRPr="00737D98">
        <w:rPr>
          <w:rFonts w:ascii="Times New Roman" w:eastAsia="Times New Roman" w:hAnsi="Times New Roman" w:cs="Times New Roman"/>
          <w:sz w:val="20"/>
          <w:szCs w:val="20"/>
        </w:rPr>
        <w:t>Pública</w:t>
      </w:r>
      <w:proofErr w:type="spellEnd"/>
      <w:r w:rsidRPr="00737D98">
        <w:rPr>
          <w:rFonts w:ascii="Times New Roman" w:eastAsia="Times New Roman" w:hAnsi="Times New Roman" w:cs="Times New Roman"/>
          <w:sz w:val="20"/>
          <w:szCs w:val="20"/>
        </w:rPr>
        <w:t xml:space="preserve"> Dr. Leopoldo Izquieta Pérez, Guayaquil, Guayas, Ecuador.</w:t>
      </w:r>
    </w:p>
    <w:p w14:paraId="0000000D" w14:textId="2FD0812A" w:rsidR="00E85944" w:rsidRPr="00737D98" w:rsidRDefault="00716926">
      <w:pPr>
        <w:pBdr>
          <w:top w:val="nil"/>
          <w:left w:val="nil"/>
          <w:bottom w:val="nil"/>
          <w:right w:val="nil"/>
          <w:between w:val="nil"/>
        </w:pBdr>
        <w:rPr>
          <w:rFonts w:ascii="Times New Roman" w:eastAsia="Times New Roman" w:hAnsi="Times New Roman" w:cs="Times New Roman"/>
          <w:sz w:val="20"/>
          <w:szCs w:val="20"/>
        </w:rPr>
      </w:pPr>
      <w:r w:rsidRPr="00737D98">
        <w:rPr>
          <w:rFonts w:ascii="Times New Roman" w:eastAsia="Times New Roman" w:hAnsi="Times New Roman" w:cs="Times New Roman"/>
          <w:sz w:val="20"/>
          <w:szCs w:val="20"/>
          <w:vertAlign w:val="superscript"/>
        </w:rPr>
        <w:t>8</w:t>
      </w:r>
      <w:r w:rsidR="00737D98" w:rsidRPr="00737D98">
        <w:rPr>
          <w:rFonts w:ascii="Times New Roman" w:eastAsia="Times New Roman" w:hAnsi="Times New Roman" w:cs="Times New Roman"/>
          <w:sz w:val="20"/>
          <w:szCs w:val="20"/>
        </w:rPr>
        <w:t xml:space="preserve">School of Jurisprudence, Social Sciences and Politics, University of Guayaquil, </w:t>
      </w:r>
      <w:proofErr w:type="spellStart"/>
      <w:r w:rsidR="00737D98" w:rsidRPr="00737D98">
        <w:rPr>
          <w:rFonts w:ascii="Times New Roman" w:eastAsia="Times New Roman" w:hAnsi="Times New Roman" w:cs="Times New Roman"/>
          <w:sz w:val="20"/>
          <w:szCs w:val="20"/>
        </w:rPr>
        <w:t>Cdla</w:t>
      </w:r>
      <w:proofErr w:type="spellEnd"/>
      <w:r w:rsidR="00737D98" w:rsidRPr="00737D98">
        <w:rPr>
          <w:rFonts w:ascii="Times New Roman" w:eastAsia="Times New Roman" w:hAnsi="Times New Roman" w:cs="Times New Roman"/>
          <w:sz w:val="20"/>
          <w:szCs w:val="20"/>
        </w:rPr>
        <w:t xml:space="preserve">. </w:t>
      </w:r>
      <w:proofErr w:type="spellStart"/>
      <w:r w:rsidR="00737D98" w:rsidRPr="00737D98">
        <w:rPr>
          <w:rFonts w:ascii="Times New Roman" w:eastAsia="Times New Roman" w:hAnsi="Times New Roman" w:cs="Times New Roman"/>
          <w:sz w:val="20"/>
          <w:szCs w:val="20"/>
        </w:rPr>
        <w:t>Universitaria</w:t>
      </w:r>
      <w:proofErr w:type="spellEnd"/>
      <w:r w:rsidR="00737D98" w:rsidRPr="00737D98">
        <w:rPr>
          <w:rFonts w:ascii="Times New Roman" w:eastAsia="Times New Roman" w:hAnsi="Times New Roman" w:cs="Times New Roman"/>
          <w:sz w:val="20"/>
          <w:szCs w:val="20"/>
        </w:rPr>
        <w:t xml:space="preserve"> “Universidad de Guayaquil”, Guayaquil 090510, Ecuador</w:t>
      </w:r>
    </w:p>
    <w:p w14:paraId="1E63C2E6" w14:textId="2EA36D26" w:rsidR="00CF6AC6" w:rsidRDefault="00716926">
      <w:pPr>
        <w:pBdr>
          <w:top w:val="nil"/>
          <w:left w:val="nil"/>
          <w:bottom w:val="nil"/>
          <w:right w:val="nil"/>
          <w:between w:val="nil"/>
        </w:pBdr>
        <w:rPr>
          <w:rFonts w:ascii="Times New Roman" w:eastAsia="Times New Roman" w:hAnsi="Times New Roman" w:cs="Times New Roman"/>
          <w:sz w:val="20"/>
          <w:szCs w:val="20"/>
          <w:vertAlign w:val="superscript"/>
        </w:rPr>
      </w:pPr>
      <w:r w:rsidRPr="00737D98">
        <w:rPr>
          <w:rFonts w:ascii="Times New Roman" w:eastAsia="Times New Roman" w:hAnsi="Times New Roman" w:cs="Times New Roman"/>
          <w:sz w:val="20"/>
          <w:szCs w:val="20"/>
          <w:vertAlign w:val="superscript"/>
        </w:rPr>
        <w:t>9</w:t>
      </w:r>
      <w:r w:rsidR="00CF6AC6">
        <w:rPr>
          <w:rFonts w:ascii="Times New Roman" w:eastAsia="Times New Roman" w:hAnsi="Times New Roman" w:cs="Times New Roman"/>
          <w:sz w:val="20"/>
          <w:szCs w:val="20"/>
          <w:vertAlign w:val="superscript"/>
        </w:rPr>
        <w:t xml:space="preserve"> </w:t>
      </w:r>
      <w:proofErr w:type="spellStart"/>
      <w:r w:rsidR="00CF6AC6" w:rsidRPr="00CF6AC6">
        <w:rPr>
          <w:rFonts w:ascii="Times New Roman" w:eastAsia="Times New Roman" w:hAnsi="Times New Roman" w:cs="Times New Roman"/>
          <w:sz w:val="20"/>
          <w:szCs w:val="20"/>
        </w:rPr>
        <w:t>Prefectura</w:t>
      </w:r>
      <w:proofErr w:type="spellEnd"/>
      <w:r w:rsidR="00CF6AC6" w:rsidRPr="00CF6AC6">
        <w:rPr>
          <w:rFonts w:ascii="Times New Roman" w:eastAsia="Times New Roman" w:hAnsi="Times New Roman" w:cs="Times New Roman"/>
          <w:sz w:val="20"/>
          <w:szCs w:val="20"/>
        </w:rPr>
        <w:t xml:space="preserve"> de Santa Elena</w:t>
      </w:r>
      <w:r w:rsidR="00CF6AC6">
        <w:rPr>
          <w:rFonts w:ascii="Times New Roman" w:eastAsia="Times New Roman" w:hAnsi="Times New Roman" w:cs="Times New Roman"/>
          <w:sz w:val="20"/>
          <w:szCs w:val="20"/>
        </w:rPr>
        <w:t>.</w:t>
      </w:r>
    </w:p>
    <w:p w14:paraId="3CF78BE1" w14:textId="7AFEC9DF" w:rsidR="00CF6AC6" w:rsidRDefault="00CF6AC6">
      <w:pPr>
        <w:pBdr>
          <w:top w:val="nil"/>
          <w:left w:val="nil"/>
          <w:bottom w:val="nil"/>
          <w:right w:val="nil"/>
          <w:between w:val="nil"/>
        </w:pBdr>
        <w:rPr>
          <w:rFonts w:ascii="Times New Roman" w:eastAsia="Times New Roman" w:hAnsi="Times New Roman" w:cs="Times New Roman"/>
          <w:sz w:val="20"/>
          <w:szCs w:val="20"/>
          <w:vertAlign w:val="superscript"/>
        </w:rPr>
      </w:pPr>
      <w:r>
        <w:rPr>
          <w:rFonts w:ascii="Times New Roman" w:eastAsia="Times New Roman" w:hAnsi="Times New Roman" w:cs="Times New Roman"/>
          <w:sz w:val="20"/>
          <w:szCs w:val="20"/>
          <w:vertAlign w:val="superscript"/>
        </w:rPr>
        <w:t xml:space="preserve">10 </w:t>
      </w:r>
      <w:proofErr w:type="spellStart"/>
      <w:r w:rsidRPr="00CF6AC6">
        <w:rPr>
          <w:rFonts w:ascii="Times New Roman" w:eastAsia="Times New Roman" w:hAnsi="Times New Roman" w:cs="Times New Roman"/>
          <w:sz w:val="20"/>
          <w:szCs w:val="20"/>
        </w:rPr>
        <w:t>Ministerio</w:t>
      </w:r>
      <w:proofErr w:type="spellEnd"/>
      <w:r w:rsidRPr="00CF6AC6">
        <w:rPr>
          <w:rFonts w:ascii="Times New Roman" w:eastAsia="Times New Roman" w:hAnsi="Times New Roman" w:cs="Times New Roman"/>
          <w:sz w:val="20"/>
          <w:szCs w:val="20"/>
        </w:rPr>
        <w:t xml:space="preserve"> del </w:t>
      </w:r>
      <w:proofErr w:type="spellStart"/>
      <w:r w:rsidRPr="00CF6AC6">
        <w:rPr>
          <w:rFonts w:ascii="Times New Roman" w:eastAsia="Times New Roman" w:hAnsi="Times New Roman" w:cs="Times New Roman"/>
          <w:sz w:val="20"/>
          <w:szCs w:val="20"/>
        </w:rPr>
        <w:t>Ambiente</w:t>
      </w:r>
      <w:proofErr w:type="spellEnd"/>
      <w:r w:rsidRPr="00CF6AC6">
        <w:rPr>
          <w:rFonts w:ascii="Times New Roman" w:eastAsia="Times New Roman" w:hAnsi="Times New Roman" w:cs="Times New Roman"/>
          <w:sz w:val="20"/>
          <w:szCs w:val="20"/>
        </w:rPr>
        <w:t xml:space="preserve"> y Agua</w:t>
      </w:r>
      <w:r>
        <w:rPr>
          <w:rFonts w:ascii="Times New Roman" w:eastAsia="Times New Roman" w:hAnsi="Times New Roman" w:cs="Times New Roman"/>
          <w:sz w:val="20"/>
          <w:szCs w:val="20"/>
        </w:rPr>
        <w:t>.</w:t>
      </w:r>
      <w:r>
        <w:rPr>
          <w:rFonts w:ascii="Times New Roman" w:eastAsia="Times New Roman" w:hAnsi="Times New Roman" w:cs="Times New Roman"/>
          <w:sz w:val="20"/>
          <w:szCs w:val="20"/>
          <w:vertAlign w:val="superscript"/>
        </w:rPr>
        <w:t xml:space="preserve"> </w:t>
      </w:r>
    </w:p>
    <w:p w14:paraId="1B9357B7" w14:textId="62365295" w:rsidR="00CF6AC6" w:rsidRDefault="00CF6AC6">
      <w:pPr>
        <w:pBdr>
          <w:top w:val="nil"/>
          <w:left w:val="nil"/>
          <w:bottom w:val="nil"/>
          <w:right w:val="nil"/>
          <w:between w:val="nil"/>
        </w:pBdr>
        <w:rPr>
          <w:rFonts w:ascii="Times New Roman" w:eastAsia="Times New Roman" w:hAnsi="Times New Roman" w:cs="Times New Roman"/>
          <w:sz w:val="20"/>
          <w:szCs w:val="20"/>
          <w:vertAlign w:val="superscript"/>
        </w:rPr>
      </w:pPr>
      <w:r>
        <w:rPr>
          <w:rFonts w:ascii="Times New Roman" w:eastAsia="Times New Roman" w:hAnsi="Times New Roman" w:cs="Times New Roman"/>
          <w:sz w:val="20"/>
          <w:szCs w:val="20"/>
          <w:vertAlign w:val="superscript"/>
        </w:rPr>
        <w:t xml:space="preserve">11 </w:t>
      </w:r>
      <w:r w:rsidRPr="00CF6AC6">
        <w:rPr>
          <w:rFonts w:ascii="Times New Roman" w:eastAsia="Times New Roman" w:hAnsi="Times New Roman" w:cs="Times New Roman"/>
          <w:sz w:val="20"/>
          <w:szCs w:val="20"/>
        </w:rPr>
        <w:t>Universidad de Especialidades Espíritu Santo</w:t>
      </w:r>
    </w:p>
    <w:p w14:paraId="780D6464" w14:textId="6A93F284" w:rsidR="00CF6AC6" w:rsidRDefault="00CF6AC6">
      <w:pPr>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vertAlign w:val="superscript"/>
        </w:rPr>
        <w:t>12</w:t>
      </w:r>
      <w:hyperlink r:id="rId8">
        <w:r w:rsidR="00716926" w:rsidRPr="00737D98">
          <w:rPr>
            <w:rFonts w:ascii="Times New Roman" w:eastAsia="Times New Roman" w:hAnsi="Times New Roman" w:cs="Times New Roman"/>
            <w:sz w:val="20"/>
            <w:szCs w:val="20"/>
          </w:rPr>
          <w:t>Department of Microbiology</w:t>
        </w:r>
      </w:hyperlink>
      <w:r w:rsidR="00716926" w:rsidRPr="00737D98">
        <w:rPr>
          <w:rFonts w:ascii="Times New Roman" w:eastAsia="Times New Roman" w:hAnsi="Times New Roman" w:cs="Times New Roman"/>
          <w:sz w:val="20"/>
          <w:szCs w:val="20"/>
        </w:rPr>
        <w:t>, University of Manitoba, Winnipeg, Manitoba,</w:t>
      </w:r>
      <w:r w:rsidR="00716926" w:rsidRPr="00737D98">
        <w:rPr>
          <w:rFonts w:ascii="Times New Roman" w:eastAsia="Times New Roman" w:hAnsi="Times New Roman" w:cs="Times New Roman"/>
          <w:color w:val="000000"/>
          <w:sz w:val="20"/>
          <w:szCs w:val="20"/>
        </w:rPr>
        <w:t xml:space="preserve"> C</w:t>
      </w:r>
      <w:r w:rsidR="00716926" w:rsidRPr="00737D98">
        <w:rPr>
          <w:rFonts w:ascii="Times New Roman" w:eastAsia="Times New Roman" w:hAnsi="Times New Roman" w:cs="Times New Roman"/>
          <w:sz w:val="20"/>
          <w:szCs w:val="20"/>
        </w:rPr>
        <w:t>an</w:t>
      </w:r>
      <w:r>
        <w:rPr>
          <w:rFonts w:ascii="Times New Roman" w:eastAsia="Times New Roman" w:hAnsi="Times New Roman" w:cs="Times New Roman"/>
          <w:sz w:val="20"/>
          <w:szCs w:val="20"/>
        </w:rPr>
        <w:t>ada</w:t>
      </w:r>
    </w:p>
    <w:p w14:paraId="01E565B7" w14:textId="77777777" w:rsidR="00CF6AC6" w:rsidRPr="00737D98" w:rsidRDefault="00CF6AC6">
      <w:pPr>
        <w:pBdr>
          <w:top w:val="nil"/>
          <w:left w:val="nil"/>
          <w:bottom w:val="nil"/>
          <w:right w:val="nil"/>
          <w:between w:val="nil"/>
        </w:pBdr>
        <w:rPr>
          <w:rFonts w:ascii="Times New Roman" w:eastAsia="Times New Roman" w:hAnsi="Times New Roman" w:cs="Times New Roman"/>
          <w:sz w:val="20"/>
          <w:szCs w:val="20"/>
        </w:rPr>
      </w:pPr>
    </w:p>
    <w:p w14:paraId="0000000F" w14:textId="77777777" w:rsidR="00E85944" w:rsidRDefault="00E85944">
      <w:pPr>
        <w:pBdr>
          <w:top w:val="nil"/>
          <w:left w:val="nil"/>
          <w:bottom w:val="nil"/>
          <w:right w:val="nil"/>
          <w:between w:val="nil"/>
        </w:pBdr>
        <w:rPr>
          <w:rFonts w:ascii="Times New Roman" w:eastAsia="Times New Roman" w:hAnsi="Times New Roman" w:cs="Times New Roman"/>
          <w:sz w:val="24"/>
          <w:szCs w:val="24"/>
        </w:rPr>
      </w:pPr>
    </w:p>
    <w:p w14:paraId="00000010" w14:textId="77777777" w:rsidR="00E85944" w:rsidRDefault="00716926">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*Equal contribution</w:t>
      </w:r>
    </w:p>
    <w:p w14:paraId="00000011" w14:textId="77777777" w:rsidR="00E85944" w:rsidRDefault="00E85944">
      <w:pPr>
        <w:pBdr>
          <w:top w:val="nil"/>
          <w:left w:val="nil"/>
          <w:bottom w:val="nil"/>
          <w:right w:val="nil"/>
          <w:between w:val="nil"/>
        </w:pBdr>
        <w:rPr>
          <w:rFonts w:ascii="Times New Roman" w:eastAsia="Times New Roman" w:hAnsi="Times New Roman" w:cs="Times New Roman"/>
          <w:color w:val="000000"/>
          <w:sz w:val="24"/>
          <w:szCs w:val="24"/>
        </w:rPr>
      </w:pPr>
    </w:p>
    <w:p w14:paraId="00000012" w14:textId="77777777" w:rsidR="00E85944" w:rsidRDefault="0071692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Corresponding Author:</w:t>
      </w:r>
    </w:p>
    <w:p w14:paraId="00000013" w14:textId="56449B74" w:rsidR="00E85944" w:rsidDel="00023D28" w:rsidRDefault="00716926" w:rsidP="00023D28">
      <w:pPr>
        <w:pBdr>
          <w:top w:val="nil"/>
          <w:left w:val="nil"/>
          <w:bottom w:val="nil"/>
          <w:right w:val="nil"/>
          <w:between w:val="nil"/>
        </w:pBdr>
        <w:rPr>
          <w:del w:id="13" w:author="Miguel Uyaguari" w:date="2021-07-08T16:12:00Z"/>
          <w:rFonts w:ascii="Times New Roman" w:eastAsia="Times New Roman" w:hAnsi="Times New Roman" w:cs="Times New Roman"/>
          <w:color w:val="000000"/>
          <w:sz w:val="24"/>
          <w:szCs w:val="24"/>
        </w:rPr>
      </w:pPr>
      <w:del w:id="14" w:author="Miguel Uyaguari" w:date="2021-07-08T16:12:00Z">
        <w:r w:rsidDel="00023D28">
          <w:rPr>
            <w:rFonts w:ascii="Times New Roman" w:eastAsia="Times New Roman" w:hAnsi="Times New Roman" w:cs="Times New Roman"/>
            <w:sz w:val="24"/>
            <w:szCs w:val="24"/>
          </w:rPr>
          <w:delText>Maritza Cárdenas-Calle</w:delText>
        </w:r>
      </w:del>
      <w:ins w:id="15" w:author="Miguel Uyaguari" w:date="2021-07-08T16:12:00Z">
        <w:r w:rsidR="00023D28">
          <w:rPr>
            <w:rFonts w:ascii="Times New Roman" w:eastAsia="Times New Roman" w:hAnsi="Times New Roman" w:cs="Times New Roman"/>
            <w:sz w:val="24"/>
            <w:szCs w:val="24"/>
          </w:rPr>
          <w:t>Miguel Uyaguari</w:t>
        </w:r>
        <w:r w:rsidR="00023D28">
          <w:rPr>
            <w:rFonts w:ascii="Times New Roman" w:eastAsia="Times New Roman" w:hAnsi="Times New Roman" w:cs="Times New Roman"/>
            <w:color w:val="000000"/>
            <w:sz w:val="24"/>
            <w:szCs w:val="24"/>
            <w:vertAlign w:val="superscript"/>
          </w:rPr>
          <w:t>12</w:t>
        </w:r>
      </w:ins>
      <w:del w:id="16" w:author="Miguel Uyaguari" w:date="2021-07-08T16:12:00Z">
        <w:r w:rsidDel="00023D28">
          <w:rPr>
            <w:rFonts w:ascii="Times New Roman" w:eastAsia="Times New Roman" w:hAnsi="Times New Roman" w:cs="Times New Roman"/>
            <w:color w:val="000000"/>
            <w:sz w:val="24"/>
            <w:szCs w:val="24"/>
            <w:vertAlign w:val="superscript"/>
          </w:rPr>
          <w:delText>1</w:delText>
        </w:r>
      </w:del>
    </w:p>
    <w:p w14:paraId="210C8896" w14:textId="77777777" w:rsidR="00023D28" w:rsidRDefault="00023D28">
      <w:pPr>
        <w:pBdr>
          <w:top w:val="nil"/>
          <w:left w:val="nil"/>
          <w:bottom w:val="nil"/>
          <w:right w:val="nil"/>
          <w:between w:val="nil"/>
        </w:pBdr>
        <w:rPr>
          <w:ins w:id="17" w:author="Miguel Uyaguari" w:date="2021-07-08T16:12:00Z"/>
          <w:rFonts w:ascii="Times New Roman" w:eastAsia="Times New Roman" w:hAnsi="Times New Roman" w:cs="Times New Roman"/>
          <w:color w:val="000000"/>
          <w:sz w:val="24"/>
          <w:szCs w:val="24"/>
          <w:vertAlign w:val="superscript"/>
        </w:rPr>
      </w:pPr>
    </w:p>
    <w:p w14:paraId="0445DAEE" w14:textId="77777777" w:rsidR="00023D28" w:rsidRPr="00023D28" w:rsidRDefault="00023D28" w:rsidP="00023D28">
      <w:pPr>
        <w:autoSpaceDE w:val="0"/>
        <w:autoSpaceDN w:val="0"/>
        <w:adjustRightInd w:val="0"/>
        <w:spacing w:line="240" w:lineRule="auto"/>
        <w:rPr>
          <w:ins w:id="18" w:author="Miguel Uyaguari" w:date="2021-07-08T16:13:00Z"/>
          <w:rFonts w:ascii="Times New Roman" w:hAnsi="Times New Roman" w:cs="Times New Roman"/>
          <w:sz w:val="24"/>
          <w:szCs w:val="24"/>
          <w:rPrChange w:id="19" w:author="Miguel Uyaguari" w:date="2021-07-08T16:13:00Z">
            <w:rPr>
              <w:ins w:id="20" w:author="Miguel Uyaguari" w:date="2021-07-08T16:13:00Z"/>
              <w:rFonts w:ascii="Helvetica" w:hAnsi="Helvetica" w:cs="Helvetica"/>
              <w:sz w:val="24"/>
              <w:szCs w:val="24"/>
            </w:rPr>
          </w:rPrChange>
        </w:rPr>
      </w:pPr>
      <w:ins w:id="21" w:author="Miguel Uyaguari" w:date="2021-07-08T16:13:00Z">
        <w:r w:rsidRPr="00023D28">
          <w:rPr>
            <w:rFonts w:ascii="Times New Roman" w:hAnsi="Times New Roman" w:cs="Times New Roman"/>
            <w:sz w:val="24"/>
            <w:szCs w:val="24"/>
            <w:rPrChange w:id="22" w:author="Miguel Uyaguari" w:date="2021-07-08T16:13:00Z">
              <w:rPr>
                <w:rFonts w:ascii="Monaco" w:hAnsi="Monaco" w:cs="Monaco"/>
                <w:sz w:val="24"/>
                <w:szCs w:val="24"/>
              </w:rPr>
            </w:rPrChange>
          </w:rPr>
          <w:t>Department of Microbiology</w:t>
        </w:r>
      </w:ins>
    </w:p>
    <w:p w14:paraId="06EC9FFA" w14:textId="77777777" w:rsidR="00023D28" w:rsidRPr="00023D28" w:rsidRDefault="00023D28" w:rsidP="00023D28">
      <w:pPr>
        <w:autoSpaceDE w:val="0"/>
        <w:autoSpaceDN w:val="0"/>
        <w:adjustRightInd w:val="0"/>
        <w:spacing w:line="240" w:lineRule="auto"/>
        <w:rPr>
          <w:ins w:id="23" w:author="Miguel Uyaguari" w:date="2021-07-08T16:13:00Z"/>
          <w:rFonts w:ascii="Times New Roman" w:hAnsi="Times New Roman" w:cs="Times New Roman"/>
          <w:sz w:val="24"/>
          <w:szCs w:val="24"/>
          <w:rPrChange w:id="24" w:author="Miguel Uyaguari" w:date="2021-07-08T16:13:00Z">
            <w:rPr>
              <w:ins w:id="25" w:author="Miguel Uyaguari" w:date="2021-07-08T16:13:00Z"/>
              <w:rFonts w:ascii="Helvetica" w:hAnsi="Helvetica" w:cs="Helvetica"/>
              <w:sz w:val="24"/>
              <w:szCs w:val="24"/>
            </w:rPr>
          </w:rPrChange>
        </w:rPr>
      </w:pPr>
      <w:ins w:id="26" w:author="Miguel Uyaguari" w:date="2021-07-08T16:13:00Z">
        <w:r w:rsidRPr="00023D28">
          <w:rPr>
            <w:rFonts w:ascii="Times New Roman" w:hAnsi="Times New Roman" w:cs="Times New Roman"/>
            <w:sz w:val="24"/>
            <w:szCs w:val="24"/>
            <w:rPrChange w:id="27" w:author="Miguel Uyaguari" w:date="2021-07-08T16:13:00Z">
              <w:rPr>
                <w:rFonts w:ascii="Monaco" w:hAnsi="Monaco" w:cs="Monaco"/>
                <w:sz w:val="24"/>
                <w:szCs w:val="24"/>
              </w:rPr>
            </w:rPrChange>
          </w:rPr>
          <w:t>University of Manitoba</w:t>
        </w:r>
      </w:ins>
    </w:p>
    <w:p w14:paraId="3EC1E02F" w14:textId="77777777" w:rsidR="00023D28" w:rsidRPr="00023D28" w:rsidRDefault="00023D28" w:rsidP="00023D28">
      <w:pPr>
        <w:autoSpaceDE w:val="0"/>
        <w:autoSpaceDN w:val="0"/>
        <w:adjustRightInd w:val="0"/>
        <w:spacing w:line="240" w:lineRule="auto"/>
        <w:rPr>
          <w:ins w:id="28" w:author="Miguel Uyaguari" w:date="2021-07-08T16:13:00Z"/>
          <w:rFonts w:ascii="Times New Roman" w:hAnsi="Times New Roman" w:cs="Times New Roman"/>
          <w:sz w:val="24"/>
          <w:szCs w:val="24"/>
          <w:rPrChange w:id="29" w:author="Miguel Uyaguari" w:date="2021-07-08T16:13:00Z">
            <w:rPr>
              <w:ins w:id="30" w:author="Miguel Uyaguari" w:date="2021-07-08T16:13:00Z"/>
              <w:rFonts w:ascii="Helvetica" w:hAnsi="Helvetica" w:cs="Helvetica"/>
              <w:sz w:val="24"/>
              <w:szCs w:val="24"/>
            </w:rPr>
          </w:rPrChange>
        </w:rPr>
      </w:pPr>
      <w:ins w:id="31" w:author="Miguel Uyaguari" w:date="2021-07-08T16:13:00Z">
        <w:r w:rsidRPr="00023D28">
          <w:rPr>
            <w:rFonts w:ascii="Times New Roman" w:hAnsi="Times New Roman" w:cs="Times New Roman"/>
            <w:sz w:val="24"/>
            <w:szCs w:val="24"/>
            <w:rPrChange w:id="32" w:author="Miguel Uyaguari" w:date="2021-07-08T16:13:00Z">
              <w:rPr>
                <w:rFonts w:ascii="Monaco" w:hAnsi="Monaco" w:cs="Monaco"/>
                <w:sz w:val="24"/>
                <w:szCs w:val="24"/>
              </w:rPr>
            </w:rPrChange>
          </w:rPr>
          <w:t>45 Chancellors Circle, Room 414D/Laboratory 118, Buller building</w:t>
        </w:r>
      </w:ins>
    </w:p>
    <w:p w14:paraId="2EC244EA" w14:textId="77777777" w:rsidR="00023D28" w:rsidRPr="00023D28" w:rsidRDefault="00023D28" w:rsidP="00023D28">
      <w:pPr>
        <w:autoSpaceDE w:val="0"/>
        <w:autoSpaceDN w:val="0"/>
        <w:adjustRightInd w:val="0"/>
        <w:spacing w:line="240" w:lineRule="auto"/>
        <w:rPr>
          <w:ins w:id="33" w:author="Miguel Uyaguari" w:date="2021-07-08T16:13:00Z"/>
          <w:rFonts w:ascii="Times New Roman" w:hAnsi="Times New Roman" w:cs="Times New Roman"/>
          <w:sz w:val="24"/>
          <w:szCs w:val="24"/>
          <w:rPrChange w:id="34" w:author="Miguel Uyaguari" w:date="2021-07-08T16:13:00Z">
            <w:rPr>
              <w:ins w:id="35" w:author="Miguel Uyaguari" w:date="2021-07-08T16:13:00Z"/>
              <w:rFonts w:ascii="Helvetica" w:hAnsi="Helvetica" w:cs="Helvetica"/>
              <w:sz w:val="24"/>
              <w:szCs w:val="24"/>
            </w:rPr>
          </w:rPrChange>
        </w:rPr>
      </w:pPr>
      <w:ins w:id="36" w:author="Miguel Uyaguari" w:date="2021-07-08T16:13:00Z">
        <w:r w:rsidRPr="00023D28">
          <w:rPr>
            <w:rFonts w:ascii="Times New Roman" w:hAnsi="Times New Roman" w:cs="Times New Roman"/>
            <w:sz w:val="24"/>
            <w:szCs w:val="24"/>
            <w:rPrChange w:id="37" w:author="Miguel Uyaguari" w:date="2021-07-08T16:13:00Z">
              <w:rPr>
                <w:rFonts w:ascii="Monaco" w:hAnsi="Monaco" w:cs="Monaco"/>
                <w:sz w:val="24"/>
                <w:szCs w:val="24"/>
              </w:rPr>
            </w:rPrChange>
          </w:rPr>
          <w:t>Winnipeg, MB Canada R3T 2N2</w:t>
        </w:r>
      </w:ins>
    </w:p>
    <w:p w14:paraId="6DDA96AD" w14:textId="77777777" w:rsidR="00023D28" w:rsidRPr="00023D28" w:rsidRDefault="00023D28" w:rsidP="00023D28">
      <w:pPr>
        <w:autoSpaceDE w:val="0"/>
        <w:autoSpaceDN w:val="0"/>
        <w:adjustRightInd w:val="0"/>
        <w:spacing w:line="240" w:lineRule="auto"/>
        <w:rPr>
          <w:ins w:id="38" w:author="Miguel Uyaguari" w:date="2021-07-08T16:13:00Z"/>
          <w:rFonts w:ascii="Times New Roman" w:hAnsi="Times New Roman" w:cs="Times New Roman"/>
          <w:sz w:val="24"/>
          <w:szCs w:val="24"/>
          <w:rPrChange w:id="39" w:author="Miguel Uyaguari" w:date="2021-07-08T16:13:00Z">
            <w:rPr>
              <w:ins w:id="40" w:author="Miguel Uyaguari" w:date="2021-07-08T16:13:00Z"/>
              <w:rFonts w:ascii="Helvetica" w:hAnsi="Helvetica" w:cs="Helvetica"/>
              <w:sz w:val="24"/>
              <w:szCs w:val="24"/>
            </w:rPr>
          </w:rPrChange>
        </w:rPr>
      </w:pPr>
      <w:ins w:id="41" w:author="Miguel Uyaguari" w:date="2021-07-08T16:13:00Z">
        <w:r w:rsidRPr="00023D28">
          <w:rPr>
            <w:rFonts w:ascii="Times New Roman" w:hAnsi="Times New Roman" w:cs="Times New Roman"/>
            <w:sz w:val="24"/>
            <w:szCs w:val="24"/>
            <w:rPrChange w:id="42" w:author="Miguel Uyaguari" w:date="2021-07-08T16:13:00Z">
              <w:rPr>
                <w:rFonts w:ascii="Monaco" w:hAnsi="Monaco" w:cs="Monaco"/>
                <w:sz w:val="24"/>
                <w:szCs w:val="24"/>
              </w:rPr>
            </w:rPrChange>
          </w:rPr>
          <w:t>204-290-9548</w:t>
        </w:r>
      </w:ins>
    </w:p>
    <w:p w14:paraId="00000014" w14:textId="75D36A99" w:rsidR="00E85944" w:rsidRPr="00023D28" w:rsidDel="00023D28" w:rsidRDefault="00023D28">
      <w:pPr>
        <w:pBdr>
          <w:top w:val="nil"/>
          <w:left w:val="nil"/>
          <w:bottom w:val="nil"/>
          <w:right w:val="nil"/>
          <w:between w:val="nil"/>
        </w:pBdr>
        <w:rPr>
          <w:del w:id="43" w:author="Miguel Uyaguari" w:date="2021-07-08T16:12:00Z"/>
          <w:rFonts w:ascii="Times New Roman" w:eastAsia="Times New Roman" w:hAnsi="Times New Roman" w:cs="Times New Roman"/>
          <w:color w:val="000000"/>
          <w:sz w:val="24"/>
          <w:szCs w:val="24"/>
        </w:rPr>
      </w:pPr>
      <w:ins w:id="44" w:author="Miguel Uyaguari" w:date="2021-07-08T16:13:00Z">
        <w:r w:rsidRPr="00023D28">
          <w:rPr>
            <w:rFonts w:ascii="Times New Roman" w:hAnsi="Times New Roman" w:cs="Times New Roman"/>
            <w:sz w:val="24"/>
            <w:szCs w:val="24"/>
            <w:rPrChange w:id="45" w:author="Miguel Uyaguari" w:date="2021-07-08T16:13:00Z">
              <w:rPr>
                <w:rFonts w:ascii="Helvetica" w:hAnsi="Helvetica" w:cs="Helvetica"/>
                <w:sz w:val="24"/>
                <w:szCs w:val="24"/>
              </w:rPr>
            </w:rPrChange>
          </w:rPr>
          <w:fldChar w:fldCharType="begin"/>
        </w:r>
        <w:r w:rsidRPr="00023D28">
          <w:rPr>
            <w:rFonts w:ascii="Times New Roman" w:hAnsi="Times New Roman" w:cs="Times New Roman"/>
            <w:sz w:val="24"/>
            <w:szCs w:val="24"/>
            <w:rPrChange w:id="46" w:author="Miguel Uyaguari" w:date="2021-07-08T16:13:00Z">
              <w:rPr>
                <w:rFonts w:ascii="Helvetica" w:hAnsi="Helvetica" w:cs="Helvetica"/>
                <w:sz w:val="24"/>
                <w:szCs w:val="24"/>
              </w:rPr>
            </w:rPrChange>
          </w:rPr>
          <w:instrText>HYPERLINK "mailto:Miguel.Uyaguari@umanitoba.ca"</w:instrText>
        </w:r>
        <w:r w:rsidRPr="00023D28">
          <w:rPr>
            <w:rFonts w:ascii="Times New Roman" w:hAnsi="Times New Roman" w:cs="Times New Roman"/>
            <w:sz w:val="24"/>
            <w:szCs w:val="24"/>
            <w:rPrChange w:id="47" w:author="Miguel Uyaguari" w:date="2021-07-08T16:13:00Z">
              <w:rPr>
                <w:rFonts w:ascii="Helvetica" w:hAnsi="Helvetica" w:cs="Helvetica"/>
                <w:sz w:val="24"/>
                <w:szCs w:val="24"/>
              </w:rPr>
            </w:rPrChange>
          </w:rPr>
          <w:fldChar w:fldCharType="separate"/>
        </w:r>
        <w:r w:rsidRPr="00023D28">
          <w:rPr>
            <w:rFonts w:ascii="Times New Roman" w:hAnsi="Times New Roman" w:cs="Times New Roman"/>
            <w:color w:val="0000FF"/>
            <w:sz w:val="24"/>
            <w:szCs w:val="24"/>
            <w:u w:val="single" w:color="0000FF"/>
            <w:rPrChange w:id="48" w:author="Miguel Uyaguari" w:date="2021-07-08T16:13:00Z">
              <w:rPr>
                <w:rFonts w:ascii="Monaco" w:hAnsi="Monaco" w:cs="Monaco"/>
                <w:color w:val="0000FF"/>
                <w:sz w:val="24"/>
                <w:szCs w:val="24"/>
                <w:u w:val="single" w:color="0000FF"/>
              </w:rPr>
            </w:rPrChange>
          </w:rPr>
          <w:t>Miguel.Uyaguari@umanitoba.ca</w:t>
        </w:r>
        <w:r w:rsidRPr="00023D28">
          <w:rPr>
            <w:rFonts w:ascii="Times New Roman" w:hAnsi="Times New Roman" w:cs="Times New Roman"/>
            <w:sz w:val="24"/>
            <w:szCs w:val="24"/>
            <w:rPrChange w:id="49" w:author="Miguel Uyaguari" w:date="2021-07-08T16:13:00Z">
              <w:rPr>
                <w:rFonts w:ascii="Helvetica" w:hAnsi="Helvetica" w:cs="Helvetica"/>
                <w:sz w:val="24"/>
                <w:szCs w:val="24"/>
              </w:rPr>
            </w:rPrChange>
          </w:rPr>
          <w:fldChar w:fldCharType="end"/>
        </w:r>
      </w:ins>
      <w:del w:id="50" w:author="Miguel Uyaguari" w:date="2021-07-08T16:12:00Z">
        <w:r w:rsidR="00716926" w:rsidRPr="00023D28" w:rsidDel="00023D28">
          <w:rPr>
            <w:rFonts w:ascii="Times New Roman" w:eastAsia="Times New Roman" w:hAnsi="Times New Roman" w:cs="Times New Roman"/>
            <w:color w:val="000000"/>
            <w:sz w:val="24"/>
            <w:szCs w:val="24"/>
          </w:rPr>
          <w:delText xml:space="preserve">, </w:delText>
        </w:r>
        <w:r w:rsidR="00716926" w:rsidRPr="00023D28" w:rsidDel="00023D28">
          <w:rPr>
            <w:rFonts w:ascii="Times New Roman" w:eastAsia="Times New Roman" w:hAnsi="Times New Roman" w:cs="Times New Roman"/>
            <w:sz w:val="24"/>
            <w:szCs w:val="24"/>
          </w:rPr>
          <w:delText>Guayaquil</w:delText>
        </w:r>
        <w:r w:rsidR="00716926" w:rsidRPr="00023D28" w:rsidDel="00023D28">
          <w:rPr>
            <w:rFonts w:ascii="Times New Roman" w:eastAsia="Times New Roman" w:hAnsi="Times New Roman" w:cs="Times New Roman"/>
            <w:color w:val="000000"/>
            <w:sz w:val="24"/>
            <w:szCs w:val="24"/>
          </w:rPr>
          <w:delText xml:space="preserve">, </w:delText>
        </w:r>
        <w:r w:rsidR="00716926" w:rsidRPr="00023D28" w:rsidDel="00023D28">
          <w:rPr>
            <w:rFonts w:ascii="Times New Roman" w:eastAsia="Times New Roman" w:hAnsi="Times New Roman" w:cs="Times New Roman"/>
            <w:sz w:val="24"/>
            <w:szCs w:val="24"/>
          </w:rPr>
          <w:delText>Guayaquil</w:delText>
        </w:r>
        <w:r w:rsidR="00716926" w:rsidRPr="00023D28" w:rsidDel="00023D28">
          <w:rPr>
            <w:rFonts w:ascii="Times New Roman" w:eastAsia="Times New Roman" w:hAnsi="Times New Roman" w:cs="Times New Roman"/>
            <w:color w:val="000000"/>
            <w:sz w:val="24"/>
            <w:szCs w:val="24"/>
          </w:rPr>
          <w:delText>/</w:delText>
        </w:r>
        <w:r w:rsidR="00716926" w:rsidRPr="00023D28" w:rsidDel="00023D28">
          <w:rPr>
            <w:rFonts w:ascii="Times New Roman" w:eastAsia="Times New Roman" w:hAnsi="Times New Roman" w:cs="Times New Roman"/>
            <w:sz w:val="24"/>
            <w:szCs w:val="24"/>
          </w:rPr>
          <w:delText>Guayas</w:delText>
        </w:r>
        <w:r w:rsidR="00716926" w:rsidRPr="00023D28" w:rsidDel="00023D28">
          <w:rPr>
            <w:rFonts w:ascii="Times New Roman" w:eastAsia="Times New Roman" w:hAnsi="Times New Roman" w:cs="Times New Roman"/>
            <w:color w:val="000000"/>
            <w:sz w:val="24"/>
            <w:szCs w:val="24"/>
          </w:rPr>
          <w:delText xml:space="preserve">, </w:delText>
        </w:r>
        <w:r w:rsidR="00716926" w:rsidRPr="00023D28" w:rsidDel="00023D28">
          <w:rPr>
            <w:rFonts w:ascii="Times New Roman" w:eastAsia="Times New Roman" w:hAnsi="Times New Roman" w:cs="Times New Roman"/>
            <w:sz w:val="24"/>
            <w:szCs w:val="24"/>
          </w:rPr>
          <w:delText>593</w:delText>
        </w:r>
        <w:r w:rsidR="00716926" w:rsidRPr="00023D28" w:rsidDel="00023D28">
          <w:rPr>
            <w:rFonts w:ascii="Times New Roman" w:eastAsia="Times New Roman" w:hAnsi="Times New Roman" w:cs="Times New Roman"/>
            <w:color w:val="000000"/>
            <w:sz w:val="24"/>
            <w:szCs w:val="24"/>
          </w:rPr>
          <w:delText xml:space="preserve">, </w:delText>
        </w:r>
        <w:r w:rsidR="00716926" w:rsidRPr="00023D28" w:rsidDel="00023D28">
          <w:rPr>
            <w:rFonts w:ascii="Times New Roman" w:eastAsia="Times New Roman" w:hAnsi="Times New Roman" w:cs="Times New Roman"/>
            <w:sz w:val="24"/>
            <w:szCs w:val="24"/>
          </w:rPr>
          <w:delText>Ecuador</w:delText>
        </w:r>
      </w:del>
    </w:p>
    <w:p w14:paraId="00000015" w14:textId="48CF5D8C" w:rsidR="00E85944" w:rsidRPr="00023D28" w:rsidRDefault="00716926" w:rsidP="00023D28">
      <w:pPr>
        <w:pBdr>
          <w:top w:val="nil"/>
          <w:left w:val="nil"/>
          <w:bottom w:val="nil"/>
          <w:right w:val="nil"/>
          <w:between w:val="nil"/>
        </w:pBdr>
        <w:rPr>
          <w:rFonts w:ascii="Times New Roman" w:eastAsia="Times New Roman" w:hAnsi="Times New Roman" w:cs="Times New Roman"/>
          <w:color w:val="000000"/>
          <w:sz w:val="24"/>
          <w:szCs w:val="24"/>
        </w:rPr>
      </w:pPr>
      <w:del w:id="51" w:author="Miguel Uyaguari" w:date="2021-07-08T16:12:00Z">
        <w:r w:rsidRPr="00023D28" w:rsidDel="00023D28">
          <w:rPr>
            <w:rFonts w:ascii="Times New Roman" w:eastAsia="Times New Roman" w:hAnsi="Times New Roman" w:cs="Times New Roman"/>
            <w:color w:val="000000"/>
            <w:sz w:val="24"/>
            <w:szCs w:val="24"/>
          </w:rPr>
          <w:delText xml:space="preserve">Email address: </w:delText>
        </w:r>
        <w:r w:rsidRPr="00023D28" w:rsidDel="00023D28">
          <w:rPr>
            <w:rFonts w:ascii="Times New Roman" w:eastAsia="Times New Roman" w:hAnsi="Times New Roman" w:cs="Times New Roman"/>
            <w:sz w:val="24"/>
            <w:szCs w:val="24"/>
          </w:rPr>
          <w:delText>maritza.cardenasc@ug.edu.ec</w:delText>
        </w:r>
      </w:del>
    </w:p>
    <w:p w14:paraId="00000016" w14:textId="77777777" w:rsidR="00E85944" w:rsidRDefault="00E85944">
      <w:pPr>
        <w:pBdr>
          <w:top w:val="nil"/>
          <w:left w:val="nil"/>
          <w:bottom w:val="nil"/>
          <w:right w:val="nil"/>
          <w:between w:val="nil"/>
        </w:pBdr>
        <w:rPr>
          <w:rFonts w:ascii="Times New Roman" w:eastAsia="Times New Roman" w:hAnsi="Times New Roman" w:cs="Times New Roman"/>
          <w:color w:val="000000"/>
        </w:rPr>
      </w:pPr>
    </w:p>
    <w:p w14:paraId="00000017" w14:textId="77777777" w:rsidR="00E85944" w:rsidRDefault="00E85944">
      <w:pPr>
        <w:pBdr>
          <w:top w:val="nil"/>
          <w:left w:val="nil"/>
          <w:bottom w:val="nil"/>
          <w:right w:val="nil"/>
          <w:between w:val="nil"/>
        </w:pBdr>
        <w:rPr>
          <w:rFonts w:ascii="Times New Roman" w:eastAsia="Times New Roman" w:hAnsi="Times New Roman" w:cs="Times New Roman"/>
          <w:color w:val="000000"/>
        </w:rPr>
      </w:pPr>
    </w:p>
    <w:p w14:paraId="00000018" w14:textId="77777777" w:rsidR="00E85944" w:rsidRDefault="00E85944">
      <w:pPr>
        <w:pBdr>
          <w:top w:val="nil"/>
          <w:left w:val="nil"/>
          <w:bottom w:val="nil"/>
          <w:right w:val="nil"/>
          <w:between w:val="nil"/>
        </w:pBdr>
        <w:rPr>
          <w:rFonts w:ascii="Times New Roman" w:eastAsia="Times New Roman" w:hAnsi="Times New Roman" w:cs="Times New Roman"/>
          <w:color w:val="000000"/>
        </w:rPr>
      </w:pPr>
    </w:p>
    <w:p w14:paraId="00000019" w14:textId="77777777" w:rsidR="00E85944" w:rsidRDefault="00E85944">
      <w:pPr>
        <w:pBdr>
          <w:top w:val="nil"/>
          <w:left w:val="nil"/>
          <w:bottom w:val="nil"/>
          <w:right w:val="nil"/>
          <w:between w:val="nil"/>
        </w:pBdr>
        <w:rPr>
          <w:rFonts w:ascii="Times New Roman" w:eastAsia="Times New Roman" w:hAnsi="Times New Roman" w:cs="Times New Roman"/>
          <w:color w:val="000000"/>
        </w:rPr>
      </w:pPr>
    </w:p>
    <w:p w14:paraId="0000001A" w14:textId="77777777" w:rsidR="00E85944" w:rsidRDefault="00E85944">
      <w:pPr>
        <w:pBdr>
          <w:top w:val="nil"/>
          <w:left w:val="nil"/>
          <w:bottom w:val="nil"/>
          <w:right w:val="nil"/>
          <w:between w:val="nil"/>
        </w:pBdr>
        <w:rPr>
          <w:rFonts w:ascii="Times New Roman" w:eastAsia="Times New Roman" w:hAnsi="Times New Roman" w:cs="Times New Roman"/>
          <w:color w:val="000000"/>
        </w:rPr>
      </w:pPr>
    </w:p>
    <w:p w14:paraId="0000001B" w14:textId="77777777" w:rsidR="00E85944" w:rsidRDefault="00E85944">
      <w:pPr>
        <w:pBdr>
          <w:top w:val="nil"/>
          <w:left w:val="nil"/>
          <w:bottom w:val="nil"/>
          <w:right w:val="nil"/>
          <w:between w:val="nil"/>
        </w:pBdr>
        <w:rPr>
          <w:rFonts w:ascii="Times New Roman" w:eastAsia="Times New Roman" w:hAnsi="Times New Roman" w:cs="Times New Roman"/>
          <w:color w:val="000000"/>
        </w:rPr>
      </w:pPr>
    </w:p>
    <w:p w14:paraId="0000001C" w14:textId="77777777" w:rsidR="00E85944" w:rsidRDefault="00E85944">
      <w:pPr>
        <w:pBdr>
          <w:top w:val="nil"/>
          <w:left w:val="nil"/>
          <w:bottom w:val="nil"/>
          <w:right w:val="nil"/>
          <w:between w:val="nil"/>
        </w:pBdr>
        <w:rPr>
          <w:rFonts w:ascii="Times New Roman" w:eastAsia="Times New Roman" w:hAnsi="Times New Roman" w:cs="Times New Roman"/>
          <w:color w:val="000000"/>
        </w:rPr>
      </w:pPr>
    </w:p>
    <w:p w14:paraId="0000001D" w14:textId="77777777" w:rsidR="00E85944" w:rsidRDefault="00E85944">
      <w:pPr>
        <w:pBdr>
          <w:top w:val="nil"/>
          <w:left w:val="nil"/>
          <w:bottom w:val="nil"/>
          <w:right w:val="nil"/>
          <w:between w:val="nil"/>
        </w:pBdr>
        <w:rPr>
          <w:rFonts w:ascii="Times New Roman" w:eastAsia="Times New Roman" w:hAnsi="Times New Roman" w:cs="Times New Roman"/>
          <w:color w:val="000000"/>
        </w:rPr>
      </w:pPr>
    </w:p>
    <w:p w14:paraId="0000001E" w14:textId="77777777" w:rsidR="00E85944" w:rsidRDefault="00E85944">
      <w:pPr>
        <w:pBdr>
          <w:top w:val="nil"/>
          <w:left w:val="nil"/>
          <w:bottom w:val="nil"/>
          <w:right w:val="nil"/>
          <w:between w:val="nil"/>
        </w:pBdr>
        <w:rPr>
          <w:rFonts w:ascii="Times New Roman" w:eastAsia="Times New Roman" w:hAnsi="Times New Roman" w:cs="Times New Roman"/>
          <w:color w:val="000000"/>
        </w:rPr>
      </w:pPr>
    </w:p>
    <w:p w14:paraId="0000001F" w14:textId="77777777" w:rsidR="00E85944" w:rsidRDefault="00E85944">
      <w:pPr>
        <w:pBdr>
          <w:top w:val="nil"/>
          <w:left w:val="nil"/>
          <w:bottom w:val="nil"/>
          <w:right w:val="nil"/>
          <w:between w:val="nil"/>
        </w:pBdr>
        <w:rPr>
          <w:rFonts w:ascii="Times New Roman" w:eastAsia="Times New Roman" w:hAnsi="Times New Roman" w:cs="Times New Roman"/>
          <w:color w:val="000000"/>
        </w:rPr>
      </w:pPr>
    </w:p>
    <w:p w14:paraId="00000020" w14:textId="77777777" w:rsidR="00E85944" w:rsidRDefault="00E85944">
      <w:pPr>
        <w:pBdr>
          <w:top w:val="nil"/>
          <w:left w:val="nil"/>
          <w:bottom w:val="nil"/>
          <w:right w:val="nil"/>
          <w:between w:val="nil"/>
        </w:pBdr>
        <w:rPr>
          <w:rFonts w:ascii="Times New Roman" w:eastAsia="Times New Roman" w:hAnsi="Times New Roman" w:cs="Times New Roman"/>
          <w:color w:val="000000"/>
        </w:rPr>
      </w:pPr>
    </w:p>
    <w:p w14:paraId="00000021" w14:textId="77777777" w:rsidR="00E85944" w:rsidRDefault="00E85944">
      <w:pPr>
        <w:pBdr>
          <w:top w:val="nil"/>
          <w:left w:val="nil"/>
          <w:bottom w:val="nil"/>
          <w:right w:val="nil"/>
          <w:between w:val="nil"/>
        </w:pBdr>
        <w:spacing w:line="240" w:lineRule="auto"/>
        <w:rPr>
          <w:rFonts w:ascii="Times New Roman" w:eastAsia="Times New Roman" w:hAnsi="Times New Roman" w:cs="Times New Roman"/>
          <w:color w:val="000000"/>
        </w:rPr>
      </w:pPr>
    </w:p>
    <w:p w14:paraId="00000022" w14:textId="77777777" w:rsidR="00E85944" w:rsidRDefault="00716926">
      <w:pPr>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Abstract</w:t>
      </w:r>
    </w:p>
    <w:p w14:paraId="00000023" w14:textId="4EC1F085" w:rsidR="00E85944" w:rsidRDefault="00716926">
      <w:pPr>
        <w:spacing w:line="240" w:lineRule="auto"/>
        <w:jc w:val="both"/>
        <w:rPr>
          <w:rFonts w:ascii="Times New Roman" w:eastAsia="Times New Roman" w:hAnsi="Times New Roman" w:cs="Times New Roman"/>
          <w:sz w:val="24"/>
          <w:szCs w:val="24"/>
        </w:rPr>
      </w:pPr>
      <w:del w:id="52" w:author="muyaguari@yahoo.com" w:date="2021-05-29T09:17:00Z">
        <w:r w:rsidDel="00881A25">
          <w:rPr>
            <w:rFonts w:ascii="Times New Roman" w:eastAsia="Times New Roman" w:hAnsi="Times New Roman" w:cs="Times New Roman"/>
            <w:sz w:val="24"/>
            <w:szCs w:val="24"/>
          </w:rPr>
          <w:delText xml:space="preserve">The study of </w:delText>
        </w:r>
      </w:del>
      <w:ins w:id="53" w:author="muyaguari@yahoo.com" w:date="2021-05-29T09:17:00Z">
        <w:r w:rsidR="00881A25">
          <w:rPr>
            <w:rFonts w:ascii="Times New Roman" w:eastAsia="Times New Roman" w:hAnsi="Times New Roman" w:cs="Times New Roman"/>
            <w:sz w:val="24"/>
            <w:szCs w:val="24"/>
          </w:rPr>
          <w:t>W</w:t>
        </w:r>
      </w:ins>
      <w:del w:id="54" w:author="muyaguari@yahoo.com" w:date="2021-05-29T09:17:00Z">
        <w:r w:rsidDel="00881A25">
          <w:rPr>
            <w:rFonts w:ascii="Times New Roman" w:eastAsia="Times New Roman" w:hAnsi="Times New Roman" w:cs="Times New Roman"/>
            <w:sz w:val="24"/>
            <w:szCs w:val="24"/>
          </w:rPr>
          <w:delText>w</w:delText>
        </w:r>
      </w:del>
      <w:r>
        <w:rPr>
          <w:rFonts w:ascii="Times New Roman" w:eastAsia="Times New Roman" w:hAnsi="Times New Roman" w:cs="Times New Roman"/>
          <w:sz w:val="24"/>
          <w:szCs w:val="24"/>
        </w:rPr>
        <w:t xml:space="preserve">astewater </w:t>
      </w:r>
      <w:ins w:id="55" w:author="muyaguari@yahoo.com" w:date="2021-05-29T09:17:00Z">
        <w:r w:rsidR="00881A25">
          <w:rPr>
            <w:rFonts w:ascii="Times New Roman" w:eastAsia="Times New Roman" w:hAnsi="Times New Roman" w:cs="Times New Roman"/>
            <w:sz w:val="24"/>
            <w:szCs w:val="24"/>
          </w:rPr>
          <w:t xml:space="preserve">surveillance </w:t>
        </w:r>
      </w:ins>
      <w:r>
        <w:rPr>
          <w:rFonts w:ascii="Times New Roman" w:eastAsia="Times New Roman" w:hAnsi="Times New Roman" w:cs="Times New Roman"/>
          <w:sz w:val="24"/>
          <w:szCs w:val="24"/>
        </w:rPr>
        <w:t xml:space="preserve">represents an alternative approach for the diagnosis and early </w:t>
      </w:r>
      <w:del w:id="56" w:author="muyaguari@yahoo.com" w:date="2021-05-29T11:03:00Z">
        <w:r w:rsidDel="00D44676">
          <w:rPr>
            <w:rFonts w:ascii="Times New Roman" w:eastAsia="Times New Roman" w:hAnsi="Times New Roman" w:cs="Times New Roman"/>
            <w:sz w:val="24"/>
            <w:szCs w:val="24"/>
          </w:rPr>
          <w:delText xml:space="preserve">surveillance </w:delText>
        </w:r>
      </w:del>
      <w:ins w:id="57" w:author="muyaguari@yahoo.com" w:date="2021-05-29T11:03:00Z">
        <w:r w:rsidR="00D44676">
          <w:rPr>
            <w:rFonts w:ascii="Times New Roman" w:eastAsia="Times New Roman" w:hAnsi="Times New Roman" w:cs="Times New Roman"/>
            <w:sz w:val="24"/>
            <w:szCs w:val="24"/>
          </w:rPr>
          <w:t xml:space="preserve">detection </w:t>
        </w:r>
      </w:ins>
      <w:r>
        <w:rPr>
          <w:rFonts w:ascii="Times New Roman" w:eastAsia="Times New Roman" w:hAnsi="Times New Roman" w:cs="Times New Roman"/>
          <w:sz w:val="24"/>
          <w:szCs w:val="24"/>
        </w:rPr>
        <w:t xml:space="preserve">of infectious agents of public health importance. The objective of this work was to monitor </w:t>
      </w:r>
      <w:r w:rsidRPr="0010301B">
        <w:rPr>
          <w:rFonts w:ascii="Times New Roman" w:eastAsia="Times New Roman" w:hAnsi="Times New Roman" w:cs="Times New Roman"/>
          <w:sz w:val="24"/>
          <w:szCs w:val="24"/>
        </w:rPr>
        <w:t xml:space="preserve">fecal coliforms and SARS-CoV-2 and determine water quality in lagoon wastewater treatment systems of domestic origin in coastal areas of Salinas, </w:t>
      </w:r>
      <w:proofErr w:type="spellStart"/>
      <w:r w:rsidRPr="0010301B">
        <w:rPr>
          <w:rFonts w:ascii="Times New Roman" w:eastAsia="Times New Roman" w:hAnsi="Times New Roman" w:cs="Times New Roman"/>
          <w:sz w:val="24"/>
          <w:szCs w:val="24"/>
        </w:rPr>
        <w:t>Ayangue</w:t>
      </w:r>
      <w:proofErr w:type="spellEnd"/>
      <w:r w:rsidRPr="0010301B">
        <w:rPr>
          <w:rFonts w:ascii="Times New Roman" w:eastAsia="Times New Roman" w:hAnsi="Times New Roman" w:cs="Times New Roman"/>
          <w:sz w:val="24"/>
          <w:szCs w:val="24"/>
        </w:rPr>
        <w:t xml:space="preserve"> and General </w:t>
      </w:r>
      <w:proofErr w:type="spellStart"/>
      <w:r w:rsidRPr="0010301B">
        <w:rPr>
          <w:rFonts w:ascii="Times New Roman" w:eastAsia="Times New Roman" w:hAnsi="Times New Roman" w:cs="Times New Roman"/>
          <w:sz w:val="24"/>
          <w:szCs w:val="24"/>
        </w:rPr>
        <w:t>Villamil</w:t>
      </w:r>
      <w:proofErr w:type="spellEnd"/>
      <w:r w:rsidRPr="0010301B">
        <w:rPr>
          <w:rFonts w:ascii="Times New Roman" w:eastAsia="Times New Roman" w:hAnsi="Times New Roman" w:cs="Times New Roman"/>
          <w:sz w:val="24"/>
          <w:szCs w:val="24"/>
        </w:rPr>
        <w:t xml:space="preserve"> Playas in Ecuador</w:t>
      </w:r>
      <w:r>
        <w:rPr>
          <w:rFonts w:ascii="Times New Roman" w:eastAsia="Times New Roman" w:hAnsi="Times New Roman" w:cs="Times New Roman"/>
          <w:sz w:val="24"/>
          <w:szCs w:val="24"/>
        </w:rPr>
        <w:t xml:space="preserve">. We conducted sample collection within two wastewater treatment systems and 15 coastal areas during </w:t>
      </w:r>
      <w:ins w:id="58" w:author="muyaguari@yahoo.com" w:date="2021-05-20T17:53:00Z">
        <w:r w:rsidR="0089102D" w:rsidRPr="00473F1D">
          <w:rPr>
            <w:rFonts w:ascii="Times New Roman" w:eastAsia="Times New Roman" w:hAnsi="Times New Roman" w:cs="Times New Roman"/>
            <w:sz w:val="24"/>
            <w:szCs w:val="24"/>
          </w:rPr>
          <w:t xml:space="preserve">two climatic seasons and tourist seasons </w:t>
        </w:r>
        <w:r w:rsidR="0089102D">
          <w:rPr>
            <w:rFonts w:ascii="Times New Roman" w:eastAsia="Times New Roman" w:hAnsi="Times New Roman" w:cs="Times New Roman"/>
            <w:sz w:val="24"/>
            <w:szCs w:val="24"/>
          </w:rPr>
          <w:t xml:space="preserve">in </w:t>
        </w:r>
      </w:ins>
      <w:r w:rsidR="00473F1D">
        <w:rPr>
          <w:rFonts w:ascii="Times New Roman" w:eastAsia="Times New Roman" w:hAnsi="Times New Roman" w:cs="Times New Roman"/>
          <w:sz w:val="24"/>
          <w:szCs w:val="24"/>
        </w:rPr>
        <w:t>2020 and 2021</w:t>
      </w:r>
      <w:del w:id="59" w:author="muyaguari@yahoo.com" w:date="2021-05-20T17:53:00Z">
        <w:r w:rsidR="0040310E" w:rsidDel="0089102D">
          <w:rPr>
            <w:rFonts w:ascii="Times New Roman" w:eastAsia="Times New Roman" w:hAnsi="Times New Roman" w:cs="Times New Roman"/>
            <w:sz w:val="24"/>
            <w:szCs w:val="24"/>
          </w:rPr>
          <w:delText xml:space="preserve"> in</w:delText>
        </w:r>
        <w:r w:rsidR="00473F1D" w:rsidRPr="00473F1D" w:rsidDel="0089102D">
          <w:delText xml:space="preserve"> </w:delText>
        </w:r>
        <w:r w:rsidR="00473F1D" w:rsidRPr="00473F1D" w:rsidDel="0089102D">
          <w:rPr>
            <w:rFonts w:ascii="Times New Roman" w:eastAsia="Times New Roman" w:hAnsi="Times New Roman" w:cs="Times New Roman"/>
            <w:sz w:val="24"/>
            <w:szCs w:val="24"/>
          </w:rPr>
          <w:delText>two climatic seasons and tourist seasons in coastal marine areas</w:delText>
        </w:r>
      </w:del>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Physic</w:t>
      </w:r>
      <w:ins w:id="60" w:author="muyaguari@yahoo.com" w:date="2021-05-20T17:54:00Z">
        <w:r w:rsidR="0089102D">
          <w:rPr>
            <w:rFonts w:ascii="Times New Roman" w:eastAsia="Times New Roman" w:hAnsi="Times New Roman" w:cs="Times New Roman"/>
            <w:sz w:val="24"/>
            <w:szCs w:val="24"/>
          </w:rPr>
          <w:t>o</w:t>
        </w:r>
        <w:proofErr w:type="spellEnd"/>
        <w:r w:rsidR="0089102D">
          <w:rPr>
            <w:rFonts w:ascii="Times New Roman" w:eastAsia="Times New Roman" w:hAnsi="Times New Roman" w:cs="Times New Roman"/>
            <w:sz w:val="24"/>
            <w:szCs w:val="24"/>
          </w:rPr>
          <w:t>-</w:t>
        </w:r>
      </w:ins>
      <w:del w:id="61" w:author="muyaguari@yahoo.com" w:date="2021-05-20T17:54:00Z">
        <w:r w:rsidDel="0089102D">
          <w:rPr>
            <w:rFonts w:ascii="Times New Roman" w:eastAsia="Times New Roman" w:hAnsi="Times New Roman" w:cs="Times New Roman"/>
            <w:sz w:val="24"/>
            <w:szCs w:val="24"/>
          </w:rPr>
          <w:delText xml:space="preserve">al, </w:delText>
        </w:r>
      </w:del>
      <w:r>
        <w:rPr>
          <w:rFonts w:ascii="Times New Roman" w:eastAsia="Times New Roman" w:hAnsi="Times New Roman" w:cs="Times New Roman"/>
          <w:sz w:val="24"/>
          <w:szCs w:val="24"/>
        </w:rPr>
        <w:t>chemical and microbiological parameters were evaluated to determine aquatic health and quantitative PCR (qPCR) was conducted for the detection of SARS-CoV-2. The SARS-CoV-2 virus was detected in the wastewater treatment systems in Playas and Santa Elena</w:t>
      </w:r>
      <w:r w:rsidR="00473F1D">
        <w:rPr>
          <w:rFonts w:ascii="Times New Roman" w:eastAsia="Times New Roman" w:hAnsi="Times New Roman" w:cs="Times New Roman"/>
          <w:sz w:val="24"/>
          <w:szCs w:val="24"/>
        </w:rPr>
        <w:t xml:space="preserve"> and two coastal zones</w:t>
      </w:r>
      <w:r>
        <w:rPr>
          <w:rFonts w:ascii="Times New Roman" w:eastAsia="Times New Roman" w:hAnsi="Times New Roman" w:cs="Times New Roman"/>
          <w:sz w:val="24"/>
          <w:szCs w:val="24"/>
        </w:rPr>
        <w:t xml:space="preserve">. Results showed high levels of fecal coliforms, </w:t>
      </w:r>
      <w:r>
        <w:rPr>
          <w:rFonts w:ascii="Times New Roman" w:eastAsia="Times New Roman" w:hAnsi="Times New Roman" w:cs="Times New Roman"/>
          <w:i/>
          <w:sz w:val="24"/>
          <w:szCs w:val="24"/>
        </w:rPr>
        <w:t>Escherichia coli</w:t>
      </w:r>
      <w:r>
        <w:rPr>
          <w:rFonts w:ascii="Times New Roman" w:eastAsia="Times New Roman" w:hAnsi="Times New Roman" w:cs="Times New Roman"/>
          <w:sz w:val="24"/>
          <w:szCs w:val="24"/>
        </w:rPr>
        <w:t xml:space="preserve">, alterations in salinity level, dissolved oxygen concentrations, and chemical oxygen demand in areas close to </w:t>
      </w:r>
      <w:commentRangeStart w:id="62"/>
      <w:r>
        <w:rPr>
          <w:rFonts w:ascii="Times New Roman" w:eastAsia="Times New Roman" w:hAnsi="Times New Roman" w:cs="Times New Roman"/>
          <w:sz w:val="24"/>
          <w:szCs w:val="24"/>
        </w:rPr>
        <w:t>fishing facilities</w:t>
      </w:r>
      <w:commentRangeEnd w:id="62"/>
      <w:r w:rsidR="0089102D">
        <w:rPr>
          <w:rStyle w:val="CommentReference"/>
        </w:rPr>
        <w:commentReference w:id="62"/>
      </w:r>
      <w:r>
        <w:rPr>
          <w:rFonts w:ascii="Times New Roman" w:eastAsia="Times New Roman" w:hAnsi="Times New Roman" w:cs="Times New Roman"/>
          <w:sz w:val="24"/>
          <w:szCs w:val="24"/>
        </w:rPr>
        <w:t>, urbanizations, estuaries and bays mainly in the rainy season with open beaches for tourism activities.</w:t>
      </w:r>
    </w:p>
    <w:p w14:paraId="00000024" w14:textId="77777777" w:rsidR="00E85944" w:rsidRDefault="00E85944">
      <w:pPr>
        <w:pBdr>
          <w:top w:val="nil"/>
          <w:left w:val="nil"/>
          <w:bottom w:val="nil"/>
          <w:right w:val="nil"/>
          <w:between w:val="nil"/>
        </w:pBdr>
        <w:spacing w:line="480" w:lineRule="auto"/>
        <w:rPr>
          <w:rFonts w:ascii="Times New Roman" w:eastAsia="Times New Roman" w:hAnsi="Times New Roman" w:cs="Times New Roman"/>
          <w:b/>
          <w:sz w:val="24"/>
          <w:szCs w:val="24"/>
        </w:rPr>
      </w:pPr>
    </w:p>
    <w:p w14:paraId="00000025" w14:textId="77777777" w:rsidR="00E85944" w:rsidRDefault="00716926">
      <w:pPr>
        <w:pBdr>
          <w:top w:val="nil"/>
          <w:left w:val="nil"/>
          <w:bottom w:val="nil"/>
          <w:right w:val="nil"/>
          <w:between w:val="nil"/>
        </w:pBd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Introduction</w:t>
      </w:r>
    </w:p>
    <w:p w14:paraId="00000026" w14:textId="70B97806" w:rsidR="00E85944" w:rsidRDefault="00716926">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Recreational water includes rivers, lakes and coastal waters used generally for swimming, surfing, white water sports, diving, boating and fishing. They are usually found near urban areas</w:t>
      </w:r>
      <w:ins w:id="63" w:author="muyaguari@yahoo.com" w:date="2021-05-20T17:57:00Z">
        <w:r w:rsidR="0089102D">
          <w:rPr>
            <w:rFonts w:ascii="Times New Roman" w:eastAsia="Times New Roman" w:hAnsi="Times New Roman" w:cs="Times New Roman"/>
            <w:sz w:val="24"/>
            <w:szCs w:val="24"/>
          </w:rPr>
          <w:t xml:space="preserve"> </w:t>
        </w:r>
      </w:ins>
      <w:del w:id="64" w:author="muyaguari@yahoo.com" w:date="2021-05-20T17:57:00Z">
        <w:r w:rsidDel="0089102D">
          <w:rPr>
            <w:rFonts w:ascii="Times New Roman" w:eastAsia="Times New Roman" w:hAnsi="Times New Roman" w:cs="Times New Roman"/>
            <w:sz w:val="24"/>
            <w:szCs w:val="24"/>
          </w:rPr>
          <w:delText xml:space="preserve">, where they </w:delText>
        </w:r>
      </w:del>
      <w:ins w:id="65" w:author="muyaguari@yahoo.com" w:date="2021-05-20T17:57:00Z">
        <w:r w:rsidR="0089102D">
          <w:rPr>
            <w:rFonts w:ascii="Times New Roman" w:eastAsia="Times New Roman" w:hAnsi="Times New Roman" w:cs="Times New Roman"/>
            <w:sz w:val="24"/>
            <w:szCs w:val="24"/>
          </w:rPr>
          <w:t xml:space="preserve">and </w:t>
        </w:r>
      </w:ins>
      <w:r>
        <w:rPr>
          <w:rFonts w:ascii="Times New Roman" w:eastAsia="Times New Roman" w:hAnsi="Times New Roman" w:cs="Times New Roman"/>
          <w:sz w:val="24"/>
          <w:szCs w:val="24"/>
        </w:rPr>
        <w:t xml:space="preserve">could be exposed to </w:t>
      </w:r>
      <w:ins w:id="66" w:author="muyaguari@yahoo.com" w:date="2021-05-20T18:06:00Z">
        <w:r w:rsidR="00DC4A4A">
          <w:rPr>
            <w:rFonts w:ascii="Times New Roman" w:eastAsia="Times New Roman" w:hAnsi="Times New Roman" w:cs="Times New Roman"/>
            <w:sz w:val="24"/>
            <w:szCs w:val="24"/>
          </w:rPr>
          <w:t xml:space="preserve">chemical and biological </w:t>
        </w:r>
      </w:ins>
      <w:commentRangeStart w:id="67"/>
      <w:r>
        <w:rPr>
          <w:rFonts w:ascii="Times New Roman" w:eastAsia="Times New Roman" w:hAnsi="Times New Roman" w:cs="Times New Roman"/>
          <w:sz w:val="24"/>
          <w:szCs w:val="24"/>
        </w:rPr>
        <w:t xml:space="preserve">contaminants </w:t>
      </w:r>
      <w:commentRangeEnd w:id="67"/>
      <w:r w:rsidR="0089102D">
        <w:rPr>
          <w:rStyle w:val="CommentReference"/>
        </w:rPr>
        <w:commentReference w:id="67"/>
      </w:r>
      <w:r>
        <w:rPr>
          <w:rFonts w:ascii="Times New Roman" w:eastAsia="Times New Roman" w:hAnsi="Times New Roman" w:cs="Times New Roman"/>
          <w:sz w:val="24"/>
          <w:szCs w:val="24"/>
        </w:rPr>
        <w:t>causing sanitary and ecological problems (</w:t>
      </w:r>
      <w:proofErr w:type="spellStart"/>
      <w:r>
        <w:rPr>
          <w:rFonts w:ascii="Times New Roman" w:eastAsia="Times New Roman" w:hAnsi="Times New Roman" w:cs="Times New Roman"/>
          <w:sz w:val="24"/>
          <w:szCs w:val="24"/>
        </w:rPr>
        <w:t>Edokpayi</w:t>
      </w:r>
      <w:proofErr w:type="spellEnd"/>
      <w:r>
        <w:rPr>
          <w:rFonts w:ascii="Times New Roman" w:eastAsia="Times New Roman" w:hAnsi="Times New Roman" w:cs="Times New Roman"/>
          <w:sz w:val="24"/>
          <w:szCs w:val="24"/>
        </w:rPr>
        <w:t xml:space="preserve"> et al., 2017). F</w:t>
      </w:r>
      <w:del w:id="68" w:author="muyaguari@yahoo.com" w:date="2021-05-29T09:17:00Z">
        <w:r w:rsidDel="00881A25">
          <w:rPr>
            <w:rFonts w:ascii="Times New Roman" w:eastAsia="Times New Roman" w:hAnsi="Times New Roman" w:cs="Times New Roman"/>
            <w:sz w:val="24"/>
            <w:szCs w:val="24"/>
          </w:rPr>
          <w:delText>a</w:delText>
        </w:r>
      </w:del>
      <w:r>
        <w:rPr>
          <w:rFonts w:ascii="Times New Roman" w:eastAsia="Times New Roman" w:hAnsi="Times New Roman" w:cs="Times New Roman"/>
          <w:sz w:val="24"/>
          <w:szCs w:val="24"/>
        </w:rPr>
        <w:t>ecal contamination and introduction of associated human pathogens (bacteria and viruses) is one of the main issues. It may occur through point source discharges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xml:space="preserve"> discharges of trea</w:t>
      </w:r>
      <w:r w:rsidR="0040310E">
        <w:rPr>
          <w:rFonts w:ascii="Times New Roman" w:eastAsia="Times New Roman" w:hAnsi="Times New Roman" w:cs="Times New Roman"/>
          <w:sz w:val="24"/>
          <w:szCs w:val="24"/>
        </w:rPr>
        <w:t xml:space="preserve">ted sewage/wastewater), runoff </w:t>
      </w:r>
      <w:r>
        <w:rPr>
          <w:rFonts w:ascii="Times New Roman" w:eastAsia="Times New Roman" w:hAnsi="Times New Roman" w:cs="Times New Roman"/>
          <w:sz w:val="24"/>
          <w:szCs w:val="24"/>
        </w:rPr>
        <w:t xml:space="preserve">from urban or agricultural areas, bather and animal excreta (Bosh and Abad 2005).  Targeted epidemiological studies in recreational water have found a cause–effect relationship between </w:t>
      </w:r>
      <w:proofErr w:type="spellStart"/>
      <w:r>
        <w:rPr>
          <w:rFonts w:ascii="Times New Roman" w:eastAsia="Times New Roman" w:hAnsi="Times New Roman" w:cs="Times New Roman"/>
          <w:sz w:val="24"/>
          <w:szCs w:val="24"/>
        </w:rPr>
        <w:t>faecal</w:t>
      </w:r>
      <w:proofErr w:type="spellEnd"/>
      <w:r>
        <w:rPr>
          <w:rFonts w:ascii="Times New Roman" w:eastAsia="Times New Roman" w:hAnsi="Times New Roman" w:cs="Times New Roman"/>
          <w:sz w:val="24"/>
          <w:szCs w:val="24"/>
        </w:rPr>
        <w:t xml:space="preserve"> pollution and enteric or </w:t>
      </w:r>
      <w:commentRangeStart w:id="69"/>
      <w:r>
        <w:rPr>
          <w:rFonts w:ascii="Times New Roman" w:eastAsia="Times New Roman" w:hAnsi="Times New Roman" w:cs="Times New Roman"/>
          <w:sz w:val="24"/>
          <w:szCs w:val="24"/>
        </w:rPr>
        <w:t xml:space="preserve">acute febrile respiratory </w:t>
      </w:r>
      <w:commentRangeEnd w:id="69"/>
      <w:r w:rsidR="00DC4A4A">
        <w:rPr>
          <w:rStyle w:val="CommentReference"/>
        </w:rPr>
        <w:commentReference w:id="69"/>
      </w:r>
      <w:r w:rsidRPr="00DC4A4A">
        <w:rPr>
          <w:rFonts w:ascii="Times New Roman" w:eastAsia="Times New Roman" w:hAnsi="Times New Roman" w:cs="Times New Roman"/>
          <w:strike/>
          <w:sz w:val="24"/>
          <w:szCs w:val="24"/>
          <w:rPrChange w:id="70" w:author="muyaguari@yahoo.com" w:date="2021-05-20T18:21:00Z">
            <w:rPr>
              <w:rFonts w:ascii="Times New Roman" w:eastAsia="Times New Roman" w:hAnsi="Times New Roman" w:cs="Times New Roman"/>
              <w:sz w:val="24"/>
              <w:szCs w:val="24"/>
            </w:rPr>
          </w:rPrChange>
        </w:rPr>
        <w:t>(AFR)</w:t>
      </w:r>
      <w:r>
        <w:rPr>
          <w:rFonts w:ascii="Times New Roman" w:eastAsia="Times New Roman" w:hAnsi="Times New Roman" w:cs="Times New Roman"/>
          <w:sz w:val="24"/>
          <w:szCs w:val="24"/>
        </w:rPr>
        <w:t xml:space="preserve"> illnesses, each of which accounts for more than 120 million and 50 million of cases respectively (</w:t>
      </w:r>
      <w:proofErr w:type="spellStart"/>
      <w:r>
        <w:rPr>
          <w:rFonts w:ascii="Times New Roman" w:eastAsia="Times New Roman" w:hAnsi="Times New Roman" w:cs="Times New Roman"/>
          <w:sz w:val="24"/>
          <w:szCs w:val="24"/>
        </w:rPr>
        <w:t>Shuval</w:t>
      </w:r>
      <w:proofErr w:type="spellEnd"/>
      <w:r>
        <w:rPr>
          <w:rFonts w:ascii="Times New Roman" w:eastAsia="Times New Roman" w:hAnsi="Times New Roman" w:cs="Times New Roman"/>
          <w:sz w:val="24"/>
          <w:szCs w:val="24"/>
        </w:rPr>
        <w:t xml:space="preserve">, 2003).  </w:t>
      </w:r>
      <w:commentRangeStart w:id="71"/>
      <w:r>
        <w:rPr>
          <w:rFonts w:ascii="Times New Roman" w:eastAsia="Times New Roman" w:hAnsi="Times New Roman" w:cs="Times New Roman"/>
          <w:sz w:val="24"/>
          <w:szCs w:val="24"/>
        </w:rPr>
        <w:t>Surveillance data from the United States of America (USA) showed that, during 2009 and 2010, there were 24 recreational water disease outbreaks associated w</w:t>
      </w:r>
      <w:r w:rsidR="001770B8">
        <w:rPr>
          <w:rFonts w:ascii="Times New Roman" w:eastAsia="Times New Roman" w:hAnsi="Times New Roman" w:cs="Times New Roman"/>
          <w:sz w:val="24"/>
          <w:szCs w:val="24"/>
        </w:rPr>
        <w:t xml:space="preserve">ith the use of natural waters, </w:t>
      </w:r>
      <w:r>
        <w:rPr>
          <w:rFonts w:ascii="Times New Roman" w:eastAsia="Times New Roman" w:hAnsi="Times New Roman" w:cs="Times New Roman"/>
          <w:sz w:val="24"/>
          <w:szCs w:val="24"/>
        </w:rPr>
        <w:t xml:space="preserve">13 attributed to human pathogens. Microbial agents implicated included Campylobacter </w:t>
      </w:r>
      <w:proofErr w:type="spellStart"/>
      <w:r>
        <w:rPr>
          <w:rFonts w:ascii="Times New Roman" w:eastAsia="Times New Roman" w:hAnsi="Times New Roman" w:cs="Times New Roman"/>
          <w:sz w:val="24"/>
          <w:szCs w:val="24"/>
        </w:rPr>
        <w:t>jejuni</w:t>
      </w:r>
      <w:proofErr w:type="spellEnd"/>
      <w:r>
        <w:rPr>
          <w:rFonts w:ascii="Times New Roman" w:eastAsia="Times New Roman" w:hAnsi="Times New Roman" w:cs="Times New Roman"/>
          <w:sz w:val="24"/>
          <w:szCs w:val="24"/>
        </w:rPr>
        <w:t xml:space="preserve">, E. coli O157:H7, </w:t>
      </w:r>
      <w:r>
        <w:rPr>
          <w:rFonts w:ascii="Times New Roman" w:eastAsia="Times New Roman" w:hAnsi="Times New Roman" w:cs="Times New Roman"/>
          <w:i/>
          <w:sz w:val="24"/>
          <w:szCs w:val="24"/>
        </w:rPr>
        <w:t xml:space="preserve">Shigella </w:t>
      </w:r>
      <w:proofErr w:type="spellStart"/>
      <w:r>
        <w:rPr>
          <w:rFonts w:ascii="Times New Roman" w:eastAsia="Times New Roman" w:hAnsi="Times New Roman" w:cs="Times New Roman"/>
          <w:i/>
          <w:sz w:val="24"/>
          <w:szCs w:val="24"/>
        </w:rPr>
        <w:t>sonnei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Cryptosporidium </w:t>
      </w:r>
      <w:r>
        <w:rPr>
          <w:rFonts w:ascii="Times New Roman" w:eastAsia="Times New Roman" w:hAnsi="Times New Roman" w:cs="Times New Roman"/>
          <w:sz w:val="24"/>
          <w:szCs w:val="24"/>
        </w:rPr>
        <w:t xml:space="preserve">spp., </w:t>
      </w:r>
      <w:r>
        <w:rPr>
          <w:rFonts w:ascii="Times New Roman" w:eastAsia="Times New Roman" w:hAnsi="Times New Roman" w:cs="Times New Roman"/>
          <w:i/>
          <w:sz w:val="24"/>
          <w:szCs w:val="24"/>
        </w:rPr>
        <w:t>Giardia intestinalis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Avian schistosomes</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 xml:space="preserve">Norovirus </w:t>
      </w:r>
      <w:r>
        <w:rPr>
          <w:rFonts w:ascii="Times New Roman" w:eastAsia="Times New Roman" w:hAnsi="Times New Roman" w:cs="Times New Roman"/>
          <w:sz w:val="24"/>
          <w:szCs w:val="24"/>
        </w:rPr>
        <w:t>as the responsible of the largest outbreak [3].</w:t>
      </w:r>
      <w:commentRangeEnd w:id="71"/>
      <w:r w:rsidR="00DC4A4A">
        <w:rPr>
          <w:rStyle w:val="CommentReference"/>
        </w:rPr>
        <w:commentReference w:id="71"/>
      </w:r>
    </w:p>
    <w:p w14:paraId="00000027" w14:textId="518CD6B2" w:rsidR="00E85944" w:rsidRDefault="00716926">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Monitoring of recreational water for </w:t>
      </w:r>
      <w:proofErr w:type="spellStart"/>
      <w:r>
        <w:rPr>
          <w:rFonts w:ascii="Times New Roman" w:eastAsia="Times New Roman" w:hAnsi="Times New Roman" w:cs="Times New Roman"/>
          <w:sz w:val="24"/>
          <w:szCs w:val="24"/>
        </w:rPr>
        <w:t>faecal</w:t>
      </w:r>
      <w:proofErr w:type="spellEnd"/>
      <w:r>
        <w:rPr>
          <w:rFonts w:ascii="Times New Roman" w:eastAsia="Times New Roman" w:hAnsi="Times New Roman" w:cs="Times New Roman"/>
          <w:sz w:val="24"/>
          <w:szCs w:val="24"/>
        </w:rPr>
        <w:t xml:space="preserve"> contamination is a common policy in developed countries. It is done using some bacteria species as indicators (Gómez et al., 2008; Ramos Ortega </w:t>
      </w:r>
      <w:r>
        <w:rPr>
          <w:rFonts w:ascii="Times New Roman" w:eastAsia="Times New Roman" w:hAnsi="Times New Roman" w:cs="Times New Roman"/>
          <w:sz w:val="24"/>
          <w:szCs w:val="24"/>
        </w:rPr>
        <w:lastRenderedPageBreak/>
        <w:t xml:space="preserve">et al., 2008), which include total and </w:t>
      </w:r>
      <w:del w:id="72" w:author="muyaguari@yahoo.com" w:date="2021-05-20T18:23:00Z">
        <w:r w:rsidDel="00DC4A4A">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thermotolerant [</w:t>
      </w:r>
      <w:proofErr w:type="spellStart"/>
      <w:r>
        <w:rPr>
          <w:rFonts w:ascii="Times New Roman" w:eastAsia="Times New Roman" w:hAnsi="Times New Roman" w:cs="Times New Roman"/>
          <w:sz w:val="24"/>
          <w:szCs w:val="24"/>
        </w:rPr>
        <w:t>faecal</w:t>
      </w:r>
      <w:proofErr w:type="spellEnd"/>
      <w:r>
        <w:rPr>
          <w:rFonts w:ascii="Times New Roman" w:eastAsia="Times New Roman" w:hAnsi="Times New Roman" w:cs="Times New Roman"/>
          <w:sz w:val="24"/>
          <w:szCs w:val="24"/>
        </w:rPr>
        <w:t xml:space="preserve">] coliforms, and </w:t>
      </w:r>
      <w:del w:id="73" w:author="muyaguari@yahoo.com" w:date="2021-05-20T18:24:00Z">
        <w:r w:rsidDel="00DC4A4A">
          <w:rPr>
            <w:rFonts w:ascii="Times New Roman" w:eastAsia="Times New Roman" w:hAnsi="Times New Roman" w:cs="Times New Roman"/>
            <w:sz w:val="24"/>
            <w:szCs w:val="24"/>
          </w:rPr>
          <w:delText xml:space="preserve">the </w:delText>
        </w:r>
      </w:del>
      <w:r>
        <w:rPr>
          <w:rFonts w:ascii="Times New Roman" w:eastAsia="Times New Roman" w:hAnsi="Times New Roman" w:cs="Times New Roman"/>
          <w:sz w:val="24"/>
          <w:szCs w:val="24"/>
        </w:rPr>
        <w:t xml:space="preserve">enterococci.  These bacteria are not postulated as the causative agents of illnesses in bathers, but appear to behave similarly to the actual </w:t>
      </w:r>
      <w:proofErr w:type="spellStart"/>
      <w:r>
        <w:rPr>
          <w:rFonts w:ascii="Times New Roman" w:eastAsia="Times New Roman" w:hAnsi="Times New Roman" w:cs="Times New Roman"/>
          <w:sz w:val="24"/>
          <w:szCs w:val="24"/>
        </w:rPr>
        <w:t>faecally</w:t>
      </w:r>
      <w:proofErr w:type="spellEnd"/>
      <w:r>
        <w:rPr>
          <w:rFonts w:ascii="Times New Roman" w:eastAsia="Times New Roman" w:hAnsi="Times New Roman" w:cs="Times New Roman"/>
          <w:sz w:val="24"/>
          <w:szCs w:val="24"/>
        </w:rPr>
        <w:t xml:space="preserve"> derived pathogens (</w:t>
      </w:r>
      <w:proofErr w:type="spellStart"/>
      <w:r>
        <w:rPr>
          <w:rFonts w:ascii="Times New Roman" w:eastAsia="Times New Roman" w:hAnsi="Times New Roman" w:cs="Times New Roman"/>
          <w:sz w:val="24"/>
          <w:szCs w:val="24"/>
        </w:rPr>
        <w:t>Prüss</w:t>
      </w:r>
      <w:proofErr w:type="spellEnd"/>
      <w:r>
        <w:rPr>
          <w:rFonts w:ascii="Times New Roman" w:eastAsia="Times New Roman" w:hAnsi="Times New Roman" w:cs="Times New Roman"/>
          <w:sz w:val="24"/>
          <w:szCs w:val="24"/>
        </w:rPr>
        <w:t xml:space="preserve">, </w:t>
      </w:r>
      <w:del w:id="74" w:author="muyaguari@yahoo.com" w:date="2021-05-20T18:23:00Z">
        <w:r w:rsidDel="00DC4A4A">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1998). </w:t>
      </w:r>
      <w:r w:rsidRPr="0010301B">
        <w:rPr>
          <w:rFonts w:ascii="Times New Roman" w:eastAsia="Times New Roman" w:hAnsi="Times New Roman" w:cs="Times New Roman"/>
          <w:i/>
          <w:sz w:val="24"/>
          <w:szCs w:val="24"/>
        </w:rPr>
        <w:t>E. coli</w:t>
      </w:r>
      <w:r>
        <w:rPr>
          <w:rFonts w:ascii="Times New Roman" w:eastAsia="Times New Roman" w:hAnsi="Times New Roman" w:cs="Times New Roman"/>
          <w:sz w:val="24"/>
          <w:szCs w:val="24"/>
        </w:rPr>
        <w:t xml:space="preserve">, in </w:t>
      </w:r>
      <w:proofErr w:type="gramStart"/>
      <w:r>
        <w:rPr>
          <w:rFonts w:ascii="Times New Roman" w:eastAsia="Times New Roman" w:hAnsi="Times New Roman" w:cs="Times New Roman"/>
          <w:sz w:val="24"/>
          <w:szCs w:val="24"/>
        </w:rPr>
        <w:t>particular  is</w:t>
      </w:r>
      <w:proofErr w:type="gramEnd"/>
      <w:r>
        <w:rPr>
          <w:rFonts w:ascii="Times New Roman" w:eastAsia="Times New Roman" w:hAnsi="Times New Roman" w:cs="Times New Roman"/>
          <w:sz w:val="24"/>
          <w:szCs w:val="24"/>
        </w:rPr>
        <w:t xml:space="preserve"> one of  the best indicators for gastroenteritis and dermal symptoms caused by seawater bathing (Cheung et al., 1999) (</w:t>
      </w:r>
      <w:proofErr w:type="spellStart"/>
      <w:r>
        <w:rPr>
          <w:rFonts w:ascii="Times New Roman" w:eastAsia="Times New Roman" w:hAnsi="Times New Roman" w:cs="Times New Roman"/>
          <w:sz w:val="24"/>
          <w:szCs w:val="24"/>
        </w:rPr>
        <w:t>Vergaray</w:t>
      </w:r>
      <w:proofErr w:type="spellEnd"/>
      <w:r>
        <w:rPr>
          <w:rFonts w:ascii="Times New Roman" w:eastAsia="Times New Roman" w:hAnsi="Times New Roman" w:cs="Times New Roman"/>
          <w:sz w:val="24"/>
          <w:szCs w:val="24"/>
        </w:rPr>
        <w:t xml:space="preserve"> et al., 1988, 1988), given its high frequency in domestic drains and longer survival time in seawater in comparison with </w:t>
      </w:r>
      <w:del w:id="75" w:author="muyaguari@yahoo.com" w:date="2021-05-20T18:25:00Z">
        <w:r w:rsidDel="00DC4A4A">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other coliforms. It has similar survival time than some viruses such as human Rotavirus, a</w:t>
      </w:r>
      <w:r w:rsidR="0010301B">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 etiological agent of acute gastroenteritis in</w:t>
      </w:r>
      <w:r w:rsidR="0010301B">
        <w:rPr>
          <w:rFonts w:ascii="Times New Roman" w:eastAsia="Times New Roman" w:hAnsi="Times New Roman" w:cs="Times New Roman"/>
          <w:sz w:val="24"/>
          <w:szCs w:val="24"/>
        </w:rPr>
        <w:t xml:space="preserve"> hospitalized children and one </w:t>
      </w:r>
      <w:r>
        <w:rPr>
          <w:rFonts w:ascii="Times New Roman" w:eastAsia="Times New Roman" w:hAnsi="Times New Roman" w:cs="Times New Roman"/>
          <w:sz w:val="24"/>
          <w:szCs w:val="24"/>
        </w:rPr>
        <w:t xml:space="preserve">the most important causes of infant death (WHO, 2004). </w:t>
      </w:r>
    </w:p>
    <w:p w14:paraId="00000028" w14:textId="2C5CA4EF" w:rsidR="00E85944" w:rsidRDefault="00716926">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del w:id="76" w:author="muyaguari@yahoo.com" w:date="2021-05-28T21:26:00Z">
        <w:r w:rsidDel="00745F18">
          <w:rPr>
            <w:rFonts w:ascii="Times New Roman" w:eastAsia="Times New Roman" w:hAnsi="Times New Roman" w:cs="Times New Roman"/>
            <w:sz w:val="24"/>
            <w:szCs w:val="24"/>
          </w:rPr>
          <w:delText xml:space="preserve">pandemic </w:delText>
        </w:r>
      </w:del>
      <w:ins w:id="77" w:author="muyaguari@yahoo.com" w:date="2021-05-28T21:26:00Z">
        <w:r w:rsidR="00745F18">
          <w:rPr>
            <w:rFonts w:ascii="Times New Roman" w:eastAsia="Times New Roman" w:hAnsi="Times New Roman" w:cs="Times New Roman"/>
            <w:sz w:val="24"/>
            <w:szCs w:val="24"/>
          </w:rPr>
          <w:t xml:space="preserve">infectious agent </w:t>
        </w:r>
      </w:ins>
      <w:r>
        <w:rPr>
          <w:rFonts w:ascii="Times New Roman" w:eastAsia="Times New Roman" w:hAnsi="Times New Roman" w:cs="Times New Roman"/>
          <w:sz w:val="24"/>
          <w:szCs w:val="24"/>
        </w:rPr>
        <w:t>“</w:t>
      </w:r>
      <w:commentRangeStart w:id="78"/>
      <w:r w:rsidRPr="00473F1D">
        <w:rPr>
          <w:rFonts w:ascii="Times New Roman" w:eastAsia="Times New Roman" w:hAnsi="Times New Roman" w:cs="Times New Roman"/>
          <w:sz w:val="24"/>
          <w:szCs w:val="24"/>
        </w:rPr>
        <w:t>Severe acute respiratory syndrome coronavirus 2</w:t>
      </w:r>
      <w:r>
        <w:rPr>
          <w:rFonts w:ascii="Times New Roman" w:eastAsia="Times New Roman" w:hAnsi="Times New Roman" w:cs="Times New Roman"/>
          <w:sz w:val="24"/>
          <w:szCs w:val="24"/>
        </w:rPr>
        <w:t xml:space="preserve"> </w:t>
      </w:r>
      <w:commentRangeEnd w:id="78"/>
      <w:r w:rsidR="00DC4A4A">
        <w:rPr>
          <w:rStyle w:val="CommentReference"/>
        </w:rPr>
        <w:commentReference w:id="78"/>
      </w:r>
      <w:r>
        <w:rPr>
          <w:rFonts w:ascii="Times New Roman" w:eastAsia="Times New Roman" w:hAnsi="Times New Roman" w:cs="Times New Roman"/>
          <w:sz w:val="24"/>
          <w:szCs w:val="24"/>
        </w:rPr>
        <w:t xml:space="preserve">(SARS-CoV-2)” causing COVID-19 is also excreted in </w:t>
      </w:r>
      <w:proofErr w:type="spellStart"/>
      <w:r>
        <w:rPr>
          <w:rFonts w:ascii="Times New Roman" w:eastAsia="Times New Roman" w:hAnsi="Times New Roman" w:cs="Times New Roman"/>
          <w:sz w:val="24"/>
          <w:szCs w:val="24"/>
        </w:rPr>
        <w:t>faeces</w:t>
      </w:r>
      <w:proofErr w:type="spellEnd"/>
      <w:r>
        <w:rPr>
          <w:rFonts w:ascii="Times New Roman" w:eastAsia="Times New Roman" w:hAnsi="Times New Roman" w:cs="Times New Roman"/>
          <w:sz w:val="24"/>
          <w:szCs w:val="24"/>
        </w:rPr>
        <w:t>.  Its main route of transmission occurs via respiratory droplets and human contact, and while environmental transmission has been suggested is still unclear. The virus nucleic acid has been detected in untreated and treated sewage in several countries including Australia, China, the USA, the Netherland</w:t>
      </w:r>
      <w:r w:rsidR="0010301B">
        <w:rPr>
          <w:rFonts w:ascii="Times New Roman" w:eastAsia="Times New Roman" w:hAnsi="Times New Roman" w:cs="Times New Roman"/>
          <w:sz w:val="24"/>
          <w:szCs w:val="24"/>
        </w:rPr>
        <w:t xml:space="preserve">s, France, Spain and Italy but </w:t>
      </w:r>
      <w:r>
        <w:rPr>
          <w:rFonts w:ascii="Times New Roman" w:eastAsia="Times New Roman" w:hAnsi="Times New Roman" w:cs="Times New Roman"/>
          <w:sz w:val="24"/>
          <w:szCs w:val="24"/>
        </w:rPr>
        <w:t xml:space="preserve">also in rivers impacted by urban wastewater in Japan and Ecuador (Guerrero-La Torre et al. 2020, </w:t>
      </w:r>
      <w:proofErr w:type="spellStart"/>
      <w:r>
        <w:rPr>
          <w:rFonts w:ascii="Times New Roman" w:eastAsia="Times New Roman" w:hAnsi="Times New Roman" w:cs="Times New Roman"/>
          <w:sz w:val="24"/>
          <w:szCs w:val="24"/>
        </w:rPr>
        <w:t>Haramoto</w:t>
      </w:r>
      <w:proofErr w:type="spellEnd"/>
      <w:r>
        <w:rPr>
          <w:rFonts w:ascii="Times New Roman" w:eastAsia="Times New Roman" w:hAnsi="Times New Roman" w:cs="Times New Roman"/>
          <w:sz w:val="24"/>
          <w:szCs w:val="24"/>
        </w:rPr>
        <w:t xml:space="preserve"> 2020). </w:t>
      </w:r>
      <w:ins w:id="79" w:author="muyaguari@yahoo.com" w:date="2021-05-20T18:33:00Z">
        <w:r w:rsidR="00DC4A4A">
          <w:rPr>
            <w:rFonts w:ascii="Times New Roman" w:eastAsia="Times New Roman" w:hAnsi="Times New Roman" w:cs="Times New Roman"/>
            <w:sz w:val="24"/>
            <w:szCs w:val="24"/>
          </w:rPr>
          <w:t>Within this context</w:t>
        </w:r>
      </w:ins>
      <w:ins w:id="80" w:author="muyaguari@yahoo.com" w:date="2021-05-20T18:32:00Z">
        <w:r w:rsidR="00DC4A4A">
          <w:rPr>
            <w:rFonts w:ascii="Times New Roman" w:eastAsia="Times New Roman" w:hAnsi="Times New Roman" w:cs="Times New Roman"/>
            <w:sz w:val="24"/>
            <w:szCs w:val="24"/>
          </w:rPr>
          <w:t xml:space="preserve">, there </w:t>
        </w:r>
      </w:ins>
      <w:del w:id="81" w:author="muyaguari@yahoo.com" w:date="2021-05-20T18:30:00Z">
        <w:r w:rsidDel="00DC4A4A">
          <w:rPr>
            <w:rFonts w:ascii="Times New Roman" w:eastAsia="Times New Roman" w:hAnsi="Times New Roman" w:cs="Times New Roman"/>
            <w:sz w:val="24"/>
            <w:szCs w:val="24"/>
          </w:rPr>
          <w:delText xml:space="preserve"> </w:delText>
        </w:r>
      </w:del>
      <w:del w:id="82" w:author="muyaguari@yahoo.com" w:date="2021-05-20T18:32:00Z">
        <w:r w:rsidDel="00DC4A4A">
          <w:rPr>
            <w:rFonts w:ascii="Times New Roman" w:eastAsia="Times New Roman" w:hAnsi="Times New Roman" w:cs="Times New Roman"/>
            <w:sz w:val="24"/>
            <w:szCs w:val="24"/>
          </w:rPr>
          <w:delText xml:space="preserve">There </w:delText>
        </w:r>
      </w:del>
      <w:r>
        <w:rPr>
          <w:rFonts w:ascii="Times New Roman" w:eastAsia="Times New Roman" w:hAnsi="Times New Roman" w:cs="Times New Roman"/>
          <w:sz w:val="24"/>
          <w:szCs w:val="24"/>
        </w:rPr>
        <w:t xml:space="preserve">are concerns that </w:t>
      </w:r>
      <w:del w:id="83" w:author="muyaguari@yahoo.com" w:date="2021-05-20T18:30:00Z">
        <w:r w:rsidDel="00DC4A4A">
          <w:rPr>
            <w:rFonts w:ascii="Times New Roman" w:eastAsia="Times New Roman" w:hAnsi="Times New Roman" w:cs="Times New Roman"/>
            <w:sz w:val="24"/>
            <w:szCs w:val="24"/>
          </w:rPr>
          <w:delText xml:space="preserve">(fomites?) </w:delText>
        </w:r>
      </w:del>
      <w:r w:rsidR="0010301B">
        <w:rPr>
          <w:rFonts w:ascii="Times New Roman" w:eastAsia="Times New Roman" w:hAnsi="Times New Roman" w:cs="Times New Roman"/>
          <w:sz w:val="24"/>
          <w:szCs w:val="24"/>
        </w:rPr>
        <w:t>transmission</w:t>
      </w:r>
      <w:r>
        <w:rPr>
          <w:rFonts w:ascii="Times New Roman" w:eastAsia="Times New Roman" w:hAnsi="Times New Roman" w:cs="Times New Roman"/>
          <w:sz w:val="24"/>
          <w:szCs w:val="24"/>
        </w:rPr>
        <w:t xml:space="preserve"> from </w:t>
      </w:r>
      <w:del w:id="84" w:author="muyaguari@yahoo.com" w:date="2021-05-20T18:33:00Z">
        <w:r w:rsidDel="00DC4A4A">
          <w:rPr>
            <w:rFonts w:ascii="Times New Roman" w:eastAsia="Times New Roman" w:hAnsi="Times New Roman" w:cs="Times New Roman"/>
            <w:sz w:val="24"/>
            <w:szCs w:val="24"/>
          </w:rPr>
          <w:delText xml:space="preserve">wastewater </w:delText>
        </w:r>
      </w:del>
      <w:ins w:id="85" w:author="muyaguari@yahoo.com" w:date="2021-05-20T18:34:00Z">
        <w:r w:rsidR="00DC4A4A">
          <w:rPr>
            <w:rFonts w:ascii="Times New Roman" w:eastAsia="Times New Roman" w:hAnsi="Times New Roman" w:cs="Times New Roman"/>
            <w:sz w:val="24"/>
            <w:szCs w:val="24"/>
          </w:rPr>
          <w:t>wastewater</w:t>
        </w:r>
      </w:ins>
      <w:ins w:id="86" w:author="muyaguari@yahoo.com" w:date="2021-05-20T18:33:00Z">
        <w:r w:rsidR="00DC4A4A">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might occur or that viable viruses from its effluents reach water habitats posing a risk for the user or for the aquatic fauna. However, and based on indirect evidence, the risk of infection with SARS-CoV-2 from wastewater and recreational water bodies' is considered low </w:t>
      </w:r>
      <w:del w:id="87" w:author="muyaguari@yahoo.com" w:date="2021-05-20T18:34:00Z">
        <w:r w:rsidDel="00DC4A4A">
          <w:rPr>
            <w:rFonts w:ascii="Times New Roman" w:eastAsia="Times New Roman" w:hAnsi="Times New Roman" w:cs="Times New Roman"/>
            <w:sz w:val="24"/>
            <w:szCs w:val="24"/>
          </w:rPr>
          <w:delText xml:space="preserve">(CDC) </w:delText>
        </w:r>
      </w:del>
      <w:r>
        <w:rPr>
          <w:rFonts w:ascii="Times New Roman" w:eastAsia="Times New Roman" w:hAnsi="Times New Roman" w:cs="Times New Roman"/>
          <w:sz w:val="24"/>
          <w:szCs w:val="24"/>
        </w:rPr>
        <w:t>(</w:t>
      </w:r>
      <w:ins w:id="88" w:author="muyaguari@yahoo.com" w:date="2021-05-20T18:34:00Z">
        <w:r w:rsidR="00DC4A4A">
          <w:rPr>
            <w:rFonts w:ascii="Times New Roman" w:eastAsia="Times New Roman" w:hAnsi="Times New Roman" w:cs="Times New Roman"/>
            <w:sz w:val="24"/>
            <w:szCs w:val="24"/>
          </w:rPr>
          <w:t xml:space="preserve">CDC </w:t>
        </w:r>
      </w:ins>
      <w:r>
        <w:rPr>
          <w:rFonts w:ascii="Times New Roman" w:eastAsia="Times New Roman" w:hAnsi="Times New Roman" w:cs="Times New Roman"/>
          <w:sz w:val="24"/>
          <w:szCs w:val="24"/>
        </w:rPr>
        <w:t>2020a</w:t>
      </w:r>
      <w:ins w:id="89" w:author="muyaguari@yahoo.com" w:date="2021-05-20T18:35:00Z">
        <w:r w:rsidR="00DC4A4A">
          <w:rPr>
            <w:rFonts w:ascii="Times New Roman" w:eastAsia="Times New Roman" w:hAnsi="Times New Roman" w:cs="Times New Roman"/>
            <w:sz w:val="24"/>
            <w:szCs w:val="24"/>
          </w:rPr>
          <w:t xml:space="preserve">, </w:t>
        </w:r>
      </w:ins>
      <w:del w:id="90" w:author="muyaguari@yahoo.com" w:date="2021-05-20T18:34:00Z">
        <w:r w:rsidDel="00DC4A4A">
          <w:rPr>
            <w:rFonts w:ascii="Times New Roman" w:eastAsia="Times New Roman" w:hAnsi="Times New Roman" w:cs="Times New Roman"/>
            <w:sz w:val="24"/>
            <w:szCs w:val="24"/>
          </w:rPr>
          <w:delText>,</w:delText>
        </w:r>
      </w:del>
      <w:del w:id="91" w:author="muyaguari@yahoo.com" w:date="2021-05-20T18:35:00Z">
        <w:r w:rsidDel="00DC4A4A">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2020b). </w:t>
      </w:r>
      <w:commentRangeStart w:id="92"/>
      <w:ins w:id="93" w:author="muyaguari@yahoo.com" w:date="2021-05-20T18:37:00Z">
        <w:r w:rsidR="00DC4A4A" w:rsidRPr="00DC4A4A">
          <w:rPr>
            <w:rFonts w:ascii="Times New Roman" w:eastAsia="Times New Roman" w:hAnsi="Times New Roman" w:cs="Times New Roman"/>
            <w:sz w:val="24"/>
            <w:szCs w:val="24"/>
            <w:highlight w:val="green"/>
            <w:rPrChange w:id="94" w:author="muyaguari@yahoo.com" w:date="2021-05-20T18:43:00Z">
              <w:rPr>
                <w:rFonts w:ascii="Times New Roman" w:eastAsia="Times New Roman" w:hAnsi="Times New Roman" w:cs="Times New Roman"/>
                <w:sz w:val="24"/>
                <w:szCs w:val="24"/>
              </w:rPr>
            </w:rPrChange>
          </w:rPr>
          <w:t xml:space="preserve">In </w:t>
        </w:r>
      </w:ins>
      <w:del w:id="95" w:author="muyaguari@yahoo.com" w:date="2021-05-20T18:37:00Z">
        <w:r w:rsidRPr="00DC4A4A" w:rsidDel="00DC4A4A">
          <w:rPr>
            <w:rFonts w:ascii="Times New Roman" w:eastAsia="Times New Roman" w:hAnsi="Times New Roman" w:cs="Times New Roman"/>
            <w:sz w:val="24"/>
            <w:szCs w:val="24"/>
            <w:highlight w:val="green"/>
            <w:rPrChange w:id="96" w:author="muyaguari@yahoo.com" w:date="2021-05-20T18:43:00Z">
              <w:rPr>
                <w:rFonts w:ascii="Times New Roman" w:eastAsia="Times New Roman" w:hAnsi="Times New Roman" w:cs="Times New Roman"/>
                <w:sz w:val="24"/>
                <w:szCs w:val="24"/>
              </w:rPr>
            </w:rPrChange>
          </w:rPr>
          <w:delText>According to r</w:delText>
        </w:r>
      </w:del>
      <w:ins w:id="97" w:author="muyaguari@yahoo.com" w:date="2021-05-20T18:37:00Z">
        <w:r w:rsidR="00DC4A4A" w:rsidRPr="00DC4A4A">
          <w:rPr>
            <w:rFonts w:ascii="Times New Roman" w:eastAsia="Times New Roman" w:hAnsi="Times New Roman" w:cs="Times New Roman"/>
            <w:sz w:val="24"/>
            <w:szCs w:val="24"/>
            <w:highlight w:val="green"/>
            <w:rPrChange w:id="98" w:author="muyaguari@yahoo.com" w:date="2021-05-20T18:43:00Z">
              <w:rPr>
                <w:rFonts w:ascii="Times New Roman" w:eastAsia="Times New Roman" w:hAnsi="Times New Roman" w:cs="Times New Roman"/>
                <w:sz w:val="24"/>
                <w:szCs w:val="24"/>
              </w:rPr>
            </w:rPrChange>
          </w:rPr>
          <w:t>a r</w:t>
        </w:r>
      </w:ins>
      <w:r w:rsidRPr="00DC4A4A">
        <w:rPr>
          <w:rFonts w:ascii="Times New Roman" w:eastAsia="Times New Roman" w:hAnsi="Times New Roman" w:cs="Times New Roman"/>
          <w:sz w:val="24"/>
          <w:szCs w:val="24"/>
          <w:highlight w:val="green"/>
          <w:rPrChange w:id="99" w:author="muyaguari@yahoo.com" w:date="2021-05-20T18:43:00Z">
            <w:rPr>
              <w:rFonts w:ascii="Times New Roman" w:eastAsia="Times New Roman" w:hAnsi="Times New Roman" w:cs="Times New Roman"/>
              <w:sz w:val="24"/>
              <w:szCs w:val="24"/>
            </w:rPr>
          </w:rPrChange>
        </w:rPr>
        <w:t xml:space="preserve">ecent </w:t>
      </w:r>
      <w:del w:id="100" w:author="muyaguari@yahoo.com" w:date="2021-05-20T18:37:00Z">
        <w:r w:rsidRPr="00DC4A4A" w:rsidDel="00DC4A4A">
          <w:rPr>
            <w:rFonts w:ascii="Times New Roman" w:eastAsia="Times New Roman" w:hAnsi="Times New Roman" w:cs="Times New Roman"/>
            <w:sz w:val="24"/>
            <w:szCs w:val="24"/>
            <w:highlight w:val="green"/>
            <w:rPrChange w:id="101" w:author="muyaguari@yahoo.com" w:date="2021-05-20T18:43:00Z">
              <w:rPr>
                <w:rFonts w:ascii="Times New Roman" w:eastAsia="Times New Roman" w:hAnsi="Times New Roman" w:cs="Times New Roman"/>
                <w:sz w:val="24"/>
                <w:szCs w:val="24"/>
              </w:rPr>
            </w:rPrChange>
          </w:rPr>
          <w:delText xml:space="preserve">reviews </w:delText>
        </w:r>
      </w:del>
      <w:ins w:id="102" w:author="muyaguari@yahoo.com" w:date="2021-05-20T18:37:00Z">
        <w:r w:rsidR="00DC4A4A" w:rsidRPr="00DC4A4A">
          <w:rPr>
            <w:rFonts w:ascii="Times New Roman" w:eastAsia="Times New Roman" w:hAnsi="Times New Roman" w:cs="Times New Roman"/>
            <w:sz w:val="24"/>
            <w:szCs w:val="24"/>
            <w:highlight w:val="green"/>
            <w:rPrChange w:id="103" w:author="muyaguari@yahoo.com" w:date="2021-05-20T18:43:00Z">
              <w:rPr>
                <w:rFonts w:ascii="Times New Roman" w:eastAsia="Times New Roman" w:hAnsi="Times New Roman" w:cs="Times New Roman"/>
                <w:sz w:val="24"/>
                <w:szCs w:val="24"/>
              </w:rPr>
            </w:rPrChange>
          </w:rPr>
          <w:t>publication</w:t>
        </w:r>
      </w:ins>
      <w:ins w:id="104" w:author="muyaguari@yahoo.com" w:date="2021-05-20T18:38:00Z">
        <w:r w:rsidR="00DC4A4A" w:rsidRPr="00DC4A4A">
          <w:rPr>
            <w:rFonts w:ascii="Times New Roman" w:eastAsia="Times New Roman" w:hAnsi="Times New Roman" w:cs="Times New Roman"/>
            <w:sz w:val="24"/>
            <w:szCs w:val="24"/>
            <w:highlight w:val="green"/>
            <w:rPrChange w:id="105" w:author="muyaguari@yahoo.com" w:date="2021-05-20T18:43:00Z">
              <w:rPr>
                <w:rFonts w:ascii="Times New Roman" w:eastAsia="Times New Roman" w:hAnsi="Times New Roman" w:cs="Times New Roman"/>
                <w:sz w:val="24"/>
                <w:szCs w:val="24"/>
              </w:rPr>
            </w:rPrChange>
          </w:rPr>
          <w:t>,</w:t>
        </w:r>
      </w:ins>
      <w:ins w:id="106" w:author="muyaguari@yahoo.com" w:date="2021-05-20T18:37:00Z">
        <w:r w:rsidR="00DC4A4A" w:rsidRPr="00DC4A4A">
          <w:rPr>
            <w:rFonts w:ascii="Times New Roman" w:eastAsia="Times New Roman" w:hAnsi="Times New Roman" w:cs="Times New Roman"/>
            <w:sz w:val="24"/>
            <w:szCs w:val="24"/>
            <w:highlight w:val="green"/>
            <w:rPrChange w:id="107" w:author="muyaguari@yahoo.com" w:date="2021-05-20T18:43:00Z">
              <w:rPr>
                <w:rFonts w:ascii="Times New Roman" w:eastAsia="Times New Roman" w:hAnsi="Times New Roman" w:cs="Times New Roman"/>
                <w:sz w:val="24"/>
                <w:szCs w:val="24"/>
              </w:rPr>
            </w:rPrChange>
          </w:rPr>
          <w:t xml:space="preserve"> </w:t>
        </w:r>
      </w:ins>
      <w:ins w:id="108" w:author="muyaguari@yahoo.com" w:date="2021-05-20T18:42:00Z">
        <w:r w:rsidR="00DC4A4A" w:rsidRPr="00DC4A4A">
          <w:rPr>
            <w:rFonts w:ascii="Times New Roman" w:eastAsia="Times New Roman" w:hAnsi="Times New Roman" w:cs="Times New Roman"/>
            <w:sz w:val="24"/>
            <w:szCs w:val="24"/>
            <w:highlight w:val="green"/>
            <w:rPrChange w:id="109" w:author="muyaguari@yahoo.com" w:date="2021-05-20T18:43:00Z">
              <w:rPr>
                <w:rFonts w:ascii="Times New Roman" w:eastAsia="Times New Roman" w:hAnsi="Times New Roman" w:cs="Times New Roman"/>
                <w:sz w:val="24"/>
                <w:szCs w:val="24"/>
              </w:rPr>
            </w:rPrChange>
          </w:rPr>
          <w:t xml:space="preserve">murine </w:t>
        </w:r>
      </w:ins>
      <w:del w:id="110" w:author="muyaguari@yahoo.com" w:date="2021-05-20T18:42:00Z">
        <w:r w:rsidRPr="00DC4A4A" w:rsidDel="00DC4A4A">
          <w:rPr>
            <w:rFonts w:ascii="Times New Roman" w:eastAsia="Times New Roman" w:hAnsi="Times New Roman" w:cs="Times New Roman"/>
            <w:sz w:val="24"/>
            <w:szCs w:val="24"/>
            <w:highlight w:val="green"/>
            <w:rPrChange w:id="111" w:author="muyaguari@yahoo.com" w:date="2021-05-20T18:43:00Z">
              <w:rPr>
                <w:rFonts w:ascii="Times New Roman" w:eastAsia="Times New Roman" w:hAnsi="Times New Roman" w:cs="Times New Roman"/>
                <w:sz w:val="24"/>
                <w:szCs w:val="24"/>
              </w:rPr>
            </w:rPrChange>
          </w:rPr>
          <w:delText xml:space="preserve">a laboratory assay using the </w:delText>
        </w:r>
      </w:del>
      <w:r w:rsidRPr="00DC4A4A">
        <w:rPr>
          <w:rFonts w:ascii="Times New Roman" w:eastAsia="Times New Roman" w:hAnsi="Times New Roman" w:cs="Times New Roman"/>
          <w:sz w:val="24"/>
          <w:szCs w:val="24"/>
          <w:highlight w:val="green"/>
          <w:rPrChange w:id="112" w:author="muyaguari@yahoo.com" w:date="2021-05-20T18:43:00Z">
            <w:rPr>
              <w:rFonts w:ascii="Times New Roman" w:eastAsia="Times New Roman" w:hAnsi="Times New Roman" w:cs="Times New Roman"/>
              <w:sz w:val="24"/>
              <w:szCs w:val="24"/>
            </w:rPr>
          </w:rPrChange>
        </w:rPr>
        <w:t xml:space="preserve">coronavirus </w:t>
      </w:r>
      <w:del w:id="113" w:author="muyaguari@yahoo.com" w:date="2021-05-20T18:42:00Z">
        <w:r w:rsidRPr="00DC4A4A" w:rsidDel="00DC4A4A">
          <w:rPr>
            <w:rFonts w:ascii="Times New Roman" w:eastAsia="Times New Roman" w:hAnsi="Times New Roman" w:cs="Times New Roman"/>
            <w:sz w:val="24"/>
            <w:szCs w:val="24"/>
            <w:highlight w:val="green"/>
            <w:rPrChange w:id="114" w:author="muyaguari@yahoo.com" w:date="2021-05-20T18:43:00Z">
              <w:rPr>
                <w:rFonts w:ascii="Times New Roman" w:eastAsia="Times New Roman" w:hAnsi="Times New Roman" w:cs="Times New Roman"/>
                <w:sz w:val="24"/>
                <w:szCs w:val="24"/>
              </w:rPr>
            </w:rPrChange>
          </w:rPr>
          <w:delText xml:space="preserve">murine </w:delText>
        </w:r>
      </w:del>
      <w:r w:rsidRPr="00DC4A4A">
        <w:rPr>
          <w:rFonts w:ascii="Times New Roman" w:eastAsia="Times New Roman" w:hAnsi="Times New Roman" w:cs="Times New Roman"/>
          <w:sz w:val="24"/>
          <w:szCs w:val="24"/>
          <w:highlight w:val="green"/>
          <w:rPrChange w:id="115" w:author="muyaguari@yahoo.com" w:date="2021-05-20T18:43:00Z">
            <w:rPr>
              <w:rFonts w:ascii="Times New Roman" w:eastAsia="Times New Roman" w:hAnsi="Times New Roman" w:cs="Times New Roman"/>
              <w:sz w:val="24"/>
              <w:szCs w:val="24"/>
            </w:rPr>
          </w:rPrChange>
        </w:rPr>
        <w:t xml:space="preserve">hepatitis </w:t>
      </w:r>
      <w:ins w:id="116" w:author="muyaguari@yahoo.com" w:date="2021-05-20T18:42:00Z">
        <w:r w:rsidR="00DC4A4A" w:rsidRPr="00DC4A4A">
          <w:rPr>
            <w:rFonts w:ascii="Times New Roman" w:eastAsia="Times New Roman" w:hAnsi="Times New Roman" w:cs="Times New Roman"/>
            <w:sz w:val="24"/>
            <w:szCs w:val="24"/>
            <w:highlight w:val="green"/>
            <w:rPrChange w:id="117" w:author="muyaguari@yahoo.com" w:date="2021-05-20T18:43:00Z">
              <w:rPr>
                <w:rFonts w:ascii="Times New Roman" w:eastAsia="Times New Roman" w:hAnsi="Times New Roman" w:cs="Times New Roman"/>
                <w:sz w:val="24"/>
                <w:szCs w:val="24"/>
              </w:rPr>
            </w:rPrChange>
          </w:rPr>
          <w:t xml:space="preserve">virus was </w:t>
        </w:r>
      </w:ins>
      <w:r w:rsidRPr="00DC4A4A">
        <w:rPr>
          <w:rFonts w:ascii="Times New Roman" w:eastAsia="Times New Roman" w:hAnsi="Times New Roman" w:cs="Times New Roman"/>
          <w:sz w:val="24"/>
          <w:szCs w:val="24"/>
          <w:highlight w:val="green"/>
          <w:rPrChange w:id="118" w:author="muyaguari@yahoo.com" w:date="2021-05-20T18:43:00Z">
            <w:rPr>
              <w:rFonts w:ascii="Times New Roman" w:eastAsia="Times New Roman" w:hAnsi="Times New Roman" w:cs="Times New Roman"/>
              <w:sz w:val="24"/>
              <w:szCs w:val="24"/>
            </w:rPr>
          </w:rPrChange>
        </w:rPr>
        <w:t>spiked</w:t>
      </w:r>
      <w:ins w:id="119" w:author="muyaguari@yahoo.com" w:date="2021-05-20T18:38:00Z">
        <w:r w:rsidR="00DC4A4A" w:rsidRPr="00DC4A4A">
          <w:rPr>
            <w:rFonts w:ascii="Times New Roman" w:eastAsia="Times New Roman" w:hAnsi="Times New Roman" w:cs="Times New Roman"/>
            <w:sz w:val="24"/>
            <w:szCs w:val="24"/>
            <w:highlight w:val="green"/>
            <w:rPrChange w:id="120" w:author="muyaguari@yahoo.com" w:date="2021-05-20T18:43:00Z">
              <w:rPr>
                <w:rFonts w:ascii="Times New Roman" w:eastAsia="Times New Roman" w:hAnsi="Times New Roman" w:cs="Times New Roman"/>
                <w:sz w:val="24"/>
                <w:szCs w:val="24"/>
              </w:rPr>
            </w:rPrChange>
          </w:rPr>
          <w:t>-</w:t>
        </w:r>
      </w:ins>
      <w:del w:id="121" w:author="muyaguari@yahoo.com" w:date="2021-05-20T18:38:00Z">
        <w:r w:rsidRPr="00DC4A4A" w:rsidDel="00DC4A4A">
          <w:rPr>
            <w:rFonts w:ascii="Times New Roman" w:eastAsia="Times New Roman" w:hAnsi="Times New Roman" w:cs="Times New Roman"/>
            <w:sz w:val="24"/>
            <w:szCs w:val="24"/>
            <w:highlight w:val="green"/>
            <w:rPrChange w:id="122" w:author="muyaguari@yahoo.com" w:date="2021-05-20T18:43:00Z">
              <w:rPr>
                <w:rFonts w:ascii="Times New Roman" w:eastAsia="Times New Roman" w:hAnsi="Times New Roman" w:cs="Times New Roman"/>
                <w:sz w:val="24"/>
                <w:szCs w:val="24"/>
              </w:rPr>
            </w:rPrChange>
          </w:rPr>
          <w:delText xml:space="preserve"> </w:delText>
        </w:r>
      </w:del>
      <w:r w:rsidRPr="00DC4A4A">
        <w:rPr>
          <w:rFonts w:ascii="Times New Roman" w:eastAsia="Times New Roman" w:hAnsi="Times New Roman" w:cs="Times New Roman"/>
          <w:sz w:val="24"/>
          <w:szCs w:val="24"/>
          <w:highlight w:val="green"/>
          <w:rPrChange w:id="123" w:author="muyaguari@yahoo.com" w:date="2021-05-20T18:43:00Z">
            <w:rPr>
              <w:rFonts w:ascii="Times New Roman" w:eastAsia="Times New Roman" w:hAnsi="Times New Roman" w:cs="Times New Roman"/>
              <w:sz w:val="24"/>
              <w:szCs w:val="24"/>
            </w:rPr>
          </w:rPrChange>
        </w:rPr>
        <w:t xml:space="preserve">in raw wastewater </w:t>
      </w:r>
      <w:ins w:id="124" w:author="muyaguari@yahoo.com" w:date="2021-05-20T18:42:00Z">
        <w:r w:rsidR="00DC4A4A" w:rsidRPr="00DC4A4A">
          <w:rPr>
            <w:rFonts w:ascii="Times New Roman" w:eastAsia="Times New Roman" w:hAnsi="Times New Roman" w:cs="Times New Roman"/>
            <w:sz w:val="24"/>
            <w:szCs w:val="24"/>
            <w:highlight w:val="green"/>
            <w:rPrChange w:id="125" w:author="muyaguari@yahoo.com" w:date="2021-05-20T18:43:00Z">
              <w:rPr>
                <w:rFonts w:ascii="Times New Roman" w:eastAsia="Times New Roman" w:hAnsi="Times New Roman" w:cs="Times New Roman"/>
                <w:sz w:val="24"/>
                <w:szCs w:val="24"/>
              </w:rPr>
            </w:rPrChange>
          </w:rPr>
          <w:t xml:space="preserve">and </w:t>
        </w:r>
      </w:ins>
      <w:r w:rsidRPr="00DC4A4A">
        <w:rPr>
          <w:rFonts w:ascii="Times New Roman" w:eastAsia="Times New Roman" w:hAnsi="Times New Roman" w:cs="Times New Roman"/>
          <w:sz w:val="24"/>
          <w:szCs w:val="24"/>
          <w:highlight w:val="green"/>
          <w:rPrChange w:id="126" w:author="muyaguari@yahoo.com" w:date="2021-05-20T18:43:00Z">
            <w:rPr>
              <w:rFonts w:ascii="Times New Roman" w:eastAsia="Times New Roman" w:hAnsi="Times New Roman" w:cs="Times New Roman"/>
              <w:sz w:val="24"/>
              <w:szCs w:val="24"/>
            </w:rPr>
          </w:rPrChange>
        </w:rPr>
        <w:t>show</w:t>
      </w:r>
      <w:ins w:id="127" w:author="muyaguari@yahoo.com" w:date="2021-05-20T18:42:00Z">
        <w:r w:rsidR="00DC4A4A" w:rsidRPr="00DC4A4A">
          <w:rPr>
            <w:rFonts w:ascii="Times New Roman" w:eastAsia="Times New Roman" w:hAnsi="Times New Roman" w:cs="Times New Roman"/>
            <w:sz w:val="24"/>
            <w:szCs w:val="24"/>
            <w:highlight w:val="green"/>
            <w:rPrChange w:id="128" w:author="muyaguari@yahoo.com" w:date="2021-05-20T18:43:00Z">
              <w:rPr>
                <w:rFonts w:ascii="Times New Roman" w:eastAsia="Times New Roman" w:hAnsi="Times New Roman" w:cs="Times New Roman"/>
                <w:sz w:val="24"/>
                <w:szCs w:val="24"/>
              </w:rPr>
            </w:rPrChange>
          </w:rPr>
          <w:t>ed</w:t>
        </w:r>
      </w:ins>
      <w:del w:id="129" w:author="muyaguari@yahoo.com" w:date="2021-05-20T18:42:00Z">
        <w:r w:rsidRPr="00DC4A4A" w:rsidDel="00DC4A4A">
          <w:rPr>
            <w:rFonts w:ascii="Times New Roman" w:eastAsia="Times New Roman" w:hAnsi="Times New Roman" w:cs="Times New Roman"/>
            <w:sz w:val="24"/>
            <w:szCs w:val="24"/>
            <w:highlight w:val="green"/>
            <w:rPrChange w:id="130" w:author="muyaguari@yahoo.com" w:date="2021-05-20T18:43:00Z">
              <w:rPr>
                <w:rFonts w:ascii="Times New Roman" w:eastAsia="Times New Roman" w:hAnsi="Times New Roman" w:cs="Times New Roman"/>
                <w:sz w:val="24"/>
                <w:szCs w:val="24"/>
              </w:rPr>
            </w:rPrChange>
          </w:rPr>
          <w:delText>s</w:delText>
        </w:r>
      </w:del>
      <w:r w:rsidRPr="00DC4A4A">
        <w:rPr>
          <w:rFonts w:ascii="Times New Roman" w:eastAsia="Times New Roman" w:hAnsi="Times New Roman" w:cs="Times New Roman"/>
          <w:sz w:val="24"/>
          <w:szCs w:val="24"/>
          <w:highlight w:val="green"/>
          <w:rPrChange w:id="131" w:author="muyaguari@yahoo.com" w:date="2021-05-20T18:43:00Z">
            <w:rPr>
              <w:rFonts w:ascii="Times New Roman" w:eastAsia="Times New Roman" w:hAnsi="Times New Roman" w:cs="Times New Roman"/>
              <w:sz w:val="24"/>
              <w:szCs w:val="24"/>
            </w:rPr>
          </w:rPrChange>
        </w:rPr>
        <w:t xml:space="preserve"> a 90% reduction of infectivity after 13 h at 25°C but longer (36 h) at 10°C, the </w:t>
      </w:r>
      <w:del w:id="132" w:author="muyaguari@yahoo.com" w:date="2021-05-20T18:36:00Z">
        <w:r w:rsidRPr="00DC4A4A" w:rsidDel="00DC4A4A">
          <w:rPr>
            <w:rFonts w:ascii="Times New Roman" w:eastAsia="Times New Roman" w:hAnsi="Times New Roman" w:cs="Times New Roman"/>
            <w:sz w:val="24"/>
            <w:szCs w:val="24"/>
            <w:highlight w:val="green"/>
            <w:rPrChange w:id="133" w:author="muyaguari@yahoo.com" w:date="2021-05-20T18:43:00Z">
              <w:rPr>
                <w:rFonts w:ascii="Times New Roman" w:eastAsia="Times New Roman" w:hAnsi="Times New Roman" w:cs="Times New Roman"/>
                <w:sz w:val="24"/>
                <w:szCs w:val="24"/>
              </w:rPr>
            </w:rPrChange>
          </w:rPr>
          <w:delText xml:space="preserve">coronavirus </w:delText>
        </w:r>
      </w:del>
      <w:r w:rsidRPr="00DC4A4A">
        <w:rPr>
          <w:rFonts w:ascii="Times New Roman" w:eastAsia="Times New Roman" w:hAnsi="Times New Roman" w:cs="Times New Roman"/>
          <w:sz w:val="24"/>
          <w:szCs w:val="24"/>
          <w:highlight w:val="green"/>
          <w:rPrChange w:id="134" w:author="muyaguari@yahoo.com" w:date="2021-05-20T18:43:00Z">
            <w:rPr>
              <w:rFonts w:ascii="Times New Roman" w:eastAsia="Times New Roman" w:hAnsi="Times New Roman" w:cs="Times New Roman"/>
              <w:sz w:val="24"/>
              <w:szCs w:val="24"/>
            </w:rPr>
          </w:rPrChange>
        </w:rPr>
        <w:t xml:space="preserve">SARS-CoV-1 genetically closer to SARS-CoV-2 was found to be viable </w:t>
      </w:r>
      <w:del w:id="135" w:author="muyaguari@yahoo.com" w:date="2021-05-20T18:35:00Z">
        <w:r w:rsidRPr="00DC4A4A" w:rsidDel="00DC4A4A">
          <w:rPr>
            <w:rFonts w:ascii="Times New Roman" w:eastAsia="Times New Roman" w:hAnsi="Times New Roman" w:cs="Times New Roman"/>
            <w:sz w:val="24"/>
            <w:szCs w:val="24"/>
            <w:highlight w:val="green"/>
            <w:rPrChange w:id="136" w:author="muyaguari@yahoo.com" w:date="2021-05-20T18:43:00Z">
              <w:rPr>
                <w:rFonts w:ascii="Times New Roman" w:eastAsia="Times New Roman" w:hAnsi="Times New Roman" w:cs="Times New Roman"/>
                <w:sz w:val="24"/>
                <w:szCs w:val="24"/>
              </w:rPr>
            </w:rPrChange>
          </w:rPr>
          <w:delText xml:space="preserve">au </w:delText>
        </w:r>
      </w:del>
      <w:ins w:id="137" w:author="muyaguari@yahoo.com" w:date="2021-05-20T18:35:00Z">
        <w:r w:rsidR="00DC4A4A" w:rsidRPr="00DC4A4A">
          <w:rPr>
            <w:rFonts w:ascii="Times New Roman" w:eastAsia="Times New Roman" w:hAnsi="Times New Roman" w:cs="Times New Roman"/>
            <w:sz w:val="24"/>
            <w:szCs w:val="24"/>
            <w:highlight w:val="green"/>
            <w:rPrChange w:id="138" w:author="muyaguari@yahoo.com" w:date="2021-05-20T18:43:00Z">
              <w:rPr>
                <w:rFonts w:ascii="Times New Roman" w:eastAsia="Times New Roman" w:hAnsi="Times New Roman" w:cs="Times New Roman"/>
                <w:sz w:val="24"/>
                <w:szCs w:val="24"/>
              </w:rPr>
            </w:rPrChange>
          </w:rPr>
          <w:t xml:space="preserve">up </w:t>
        </w:r>
      </w:ins>
      <w:r w:rsidRPr="00DC4A4A">
        <w:rPr>
          <w:rFonts w:ascii="Times New Roman" w:eastAsia="Times New Roman" w:hAnsi="Times New Roman" w:cs="Times New Roman"/>
          <w:sz w:val="24"/>
          <w:szCs w:val="24"/>
          <w:highlight w:val="green"/>
          <w:rPrChange w:id="139" w:author="muyaguari@yahoo.com" w:date="2021-05-20T18:43:00Z">
            <w:rPr>
              <w:rFonts w:ascii="Times New Roman" w:eastAsia="Times New Roman" w:hAnsi="Times New Roman" w:cs="Times New Roman"/>
              <w:sz w:val="24"/>
              <w:szCs w:val="24"/>
            </w:rPr>
          </w:rPrChange>
        </w:rPr>
        <w:t>to 14 days at 4°C and 2-3 days at ~20°C .</w:t>
      </w:r>
      <w:r>
        <w:rPr>
          <w:rFonts w:ascii="Times New Roman" w:eastAsia="Times New Roman" w:hAnsi="Times New Roman" w:cs="Times New Roman"/>
          <w:sz w:val="24"/>
          <w:szCs w:val="24"/>
        </w:rPr>
        <w:t xml:space="preserve"> </w:t>
      </w:r>
      <w:commentRangeEnd w:id="92"/>
      <w:r w:rsidR="00DC4A4A">
        <w:rPr>
          <w:rStyle w:val="CommentReference"/>
        </w:rPr>
        <w:commentReference w:id="92"/>
      </w:r>
      <w:r>
        <w:rPr>
          <w:rFonts w:ascii="Times New Roman" w:eastAsia="Times New Roman" w:hAnsi="Times New Roman" w:cs="Times New Roman"/>
          <w:sz w:val="24"/>
          <w:szCs w:val="24"/>
        </w:rPr>
        <w:t>While the risk of transmission of SARS-CoV-2 from water bodies needs further evidence, there are growing recommendations for its surveillance as an early warning tool for predicting outbreaks, occurrence, prevalence and potential public he</w:t>
      </w:r>
      <w:r w:rsidR="0010301B">
        <w:rPr>
          <w:rFonts w:ascii="Times New Roman" w:eastAsia="Times New Roman" w:hAnsi="Times New Roman" w:cs="Times New Roman"/>
          <w:sz w:val="24"/>
          <w:szCs w:val="24"/>
        </w:rPr>
        <w:t>alth risks in the communities (</w:t>
      </w:r>
      <w:r>
        <w:rPr>
          <w:rFonts w:ascii="Times New Roman" w:eastAsia="Times New Roman" w:hAnsi="Times New Roman" w:cs="Times New Roman"/>
          <w:sz w:val="24"/>
          <w:szCs w:val="24"/>
        </w:rPr>
        <w:t>Masaaki et al.,2020).</w:t>
      </w:r>
    </w:p>
    <w:p w14:paraId="00000029" w14:textId="6DF792DF" w:rsidR="00E85944" w:rsidRDefault="00716926">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tropical countries such as Ecuador, beaches are visited by tourists from all over the country and </w:t>
      </w:r>
      <w:commentRangeStart w:id="140"/>
      <w:del w:id="141" w:author="muyaguari@yahoo.com" w:date="2021-05-29T09:18:00Z">
        <w:r w:rsidDel="00F8247C">
          <w:rPr>
            <w:rFonts w:ascii="Times New Roman" w:eastAsia="Times New Roman" w:hAnsi="Times New Roman" w:cs="Times New Roman"/>
            <w:sz w:val="24"/>
            <w:szCs w:val="24"/>
          </w:rPr>
          <w:delText xml:space="preserve">from </w:delText>
        </w:r>
      </w:del>
      <w:r>
        <w:rPr>
          <w:rFonts w:ascii="Times New Roman" w:eastAsia="Times New Roman" w:hAnsi="Times New Roman" w:cs="Times New Roman"/>
          <w:sz w:val="24"/>
          <w:szCs w:val="24"/>
        </w:rPr>
        <w:t>abroad throughout the year</w:t>
      </w:r>
      <w:commentRangeEnd w:id="140"/>
      <w:r w:rsidR="00DC4A4A">
        <w:rPr>
          <w:rStyle w:val="CommentReference"/>
        </w:rPr>
        <w:commentReference w:id="140"/>
      </w:r>
      <w:r>
        <w:rPr>
          <w:rFonts w:ascii="Times New Roman" w:eastAsia="Times New Roman" w:hAnsi="Times New Roman" w:cs="Times New Roman"/>
          <w:sz w:val="24"/>
          <w:szCs w:val="24"/>
        </w:rPr>
        <w:t xml:space="preserve">. They are crowded especially on holidays, </w:t>
      </w:r>
      <w:del w:id="142" w:author="muyaguari@yahoo.com" w:date="2021-05-20T18:46:00Z">
        <w:r w:rsidDel="00DC4A4A">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four of which (</w:t>
      </w:r>
      <w:del w:id="143" w:author="muyaguari@yahoo.com" w:date="2021-05-20T18:46:00Z">
        <w:r w:rsidDel="00DC4A4A">
          <w:rPr>
            <w:rFonts w:ascii="Times New Roman" w:eastAsia="Times New Roman" w:hAnsi="Times New Roman" w:cs="Times New Roman"/>
            <w:sz w:val="24"/>
            <w:szCs w:val="24"/>
          </w:rPr>
          <w:delText>Chisthmas</w:delText>
        </w:r>
      </w:del>
      <w:ins w:id="144" w:author="muyaguari@yahoo.com" w:date="2021-05-20T18:46:00Z">
        <w:r w:rsidR="00DC4A4A">
          <w:rPr>
            <w:rFonts w:ascii="Times New Roman" w:eastAsia="Times New Roman" w:hAnsi="Times New Roman" w:cs="Times New Roman"/>
            <w:sz w:val="24"/>
            <w:szCs w:val="24"/>
          </w:rPr>
          <w:t>Christmas</w:t>
        </w:r>
      </w:ins>
      <w:r>
        <w:rPr>
          <w:rFonts w:ascii="Times New Roman" w:eastAsia="Times New Roman" w:hAnsi="Times New Roman" w:cs="Times New Roman"/>
          <w:sz w:val="24"/>
          <w:szCs w:val="24"/>
        </w:rPr>
        <w:t>, New Year</w:t>
      </w:r>
      <w:ins w:id="145" w:author="muyaguari@yahoo.com" w:date="2021-05-20T18:46:00Z">
        <w:r w:rsidR="00DC4A4A">
          <w:rPr>
            <w:rFonts w:ascii="Times New Roman" w:eastAsia="Times New Roman" w:hAnsi="Times New Roman" w:cs="Times New Roman"/>
            <w:sz w:val="24"/>
            <w:szCs w:val="24"/>
          </w:rPr>
          <w:t>’s</w:t>
        </w:r>
      </w:ins>
      <w:del w:id="146" w:author="muyaguari@yahoo.com" w:date="2021-05-20T18:46:00Z">
        <w:r w:rsidDel="00DC4A4A">
          <w:rPr>
            <w:rFonts w:ascii="Times New Roman" w:eastAsia="Times New Roman" w:hAnsi="Times New Roman" w:cs="Times New Roman"/>
            <w:sz w:val="24"/>
            <w:szCs w:val="24"/>
          </w:rPr>
          <w:delText>s</w:delText>
        </w:r>
      </w:del>
      <w:r>
        <w:rPr>
          <w:rFonts w:ascii="Times New Roman" w:eastAsia="Times New Roman" w:hAnsi="Times New Roman" w:cs="Times New Roman"/>
          <w:sz w:val="24"/>
          <w:szCs w:val="24"/>
        </w:rPr>
        <w:t xml:space="preserve"> Eve, Carnival and </w:t>
      </w:r>
      <w:del w:id="147" w:author="muyaguari@yahoo.com" w:date="2021-05-20T18:46:00Z">
        <w:r w:rsidDel="00DC4A4A">
          <w:rPr>
            <w:rFonts w:ascii="Times New Roman" w:eastAsia="Times New Roman" w:hAnsi="Times New Roman" w:cs="Times New Roman"/>
            <w:sz w:val="24"/>
            <w:szCs w:val="24"/>
          </w:rPr>
          <w:delText>Holy Week</w:delText>
        </w:r>
      </w:del>
      <w:ins w:id="148" w:author="muyaguari@yahoo.com" w:date="2021-05-20T18:46:00Z">
        <w:r w:rsidR="00DC4A4A">
          <w:rPr>
            <w:rFonts w:ascii="Times New Roman" w:eastAsia="Times New Roman" w:hAnsi="Times New Roman" w:cs="Times New Roman"/>
            <w:sz w:val="24"/>
            <w:szCs w:val="24"/>
          </w:rPr>
          <w:t>Easter</w:t>
        </w:r>
      </w:ins>
      <w:r>
        <w:rPr>
          <w:rFonts w:ascii="Times New Roman" w:eastAsia="Times New Roman" w:hAnsi="Times New Roman" w:cs="Times New Roman"/>
          <w:sz w:val="24"/>
          <w:szCs w:val="24"/>
        </w:rPr>
        <w:t xml:space="preserve">) </w:t>
      </w:r>
      <w:del w:id="149" w:author="muyaguari@yahoo.com" w:date="2021-05-20T18:46:00Z">
        <w:r w:rsidDel="00DC4A4A">
          <w:rPr>
            <w:rFonts w:ascii="Times New Roman" w:eastAsia="Times New Roman" w:hAnsi="Times New Roman" w:cs="Times New Roman"/>
            <w:sz w:val="24"/>
            <w:szCs w:val="24"/>
          </w:rPr>
          <w:delText xml:space="preserve"> </w:delText>
        </w:r>
      </w:del>
      <w:del w:id="150" w:author="muyaguari@yahoo.com" w:date="2021-05-20T18:49:00Z">
        <w:r w:rsidDel="00DC4A4A">
          <w:rPr>
            <w:rFonts w:ascii="Times New Roman" w:eastAsia="Times New Roman" w:hAnsi="Times New Roman" w:cs="Times New Roman"/>
            <w:sz w:val="24"/>
            <w:szCs w:val="24"/>
          </w:rPr>
          <w:delText>coincide</w:delText>
        </w:r>
      </w:del>
      <w:ins w:id="151" w:author="muyaguari@yahoo.com" w:date="2021-05-20T18:49:00Z">
        <w:r w:rsidR="00DC4A4A">
          <w:rPr>
            <w:rFonts w:ascii="Times New Roman" w:eastAsia="Times New Roman" w:hAnsi="Times New Roman" w:cs="Times New Roman"/>
            <w:sz w:val="24"/>
            <w:szCs w:val="24"/>
          </w:rPr>
          <w:t>occur during</w:t>
        </w:r>
      </w:ins>
      <w:r>
        <w:rPr>
          <w:rFonts w:ascii="Times New Roman" w:eastAsia="Times New Roman" w:hAnsi="Times New Roman" w:cs="Times New Roman"/>
          <w:sz w:val="24"/>
          <w:szCs w:val="24"/>
        </w:rPr>
        <w:t xml:space="preserve"> </w:t>
      </w:r>
      <w:del w:id="152" w:author="muyaguari@yahoo.com" w:date="2021-05-20T18:49:00Z">
        <w:r w:rsidDel="00DC4A4A">
          <w:rPr>
            <w:rFonts w:ascii="Times New Roman" w:eastAsia="Times New Roman" w:hAnsi="Times New Roman" w:cs="Times New Roman"/>
            <w:sz w:val="24"/>
            <w:szCs w:val="24"/>
          </w:rPr>
          <w:delText xml:space="preserve">with </w:delText>
        </w:r>
      </w:del>
      <w:r>
        <w:rPr>
          <w:rFonts w:ascii="Times New Roman" w:eastAsia="Times New Roman" w:hAnsi="Times New Roman" w:cs="Times New Roman"/>
          <w:sz w:val="24"/>
          <w:szCs w:val="24"/>
        </w:rPr>
        <w:t>the rainy season of the Ecuadorian Coast (December-April)</w:t>
      </w:r>
      <w:ins w:id="153" w:author="muyaguari@yahoo.com" w:date="2021-05-20T18:49:00Z">
        <w:r w:rsidR="00DC4A4A">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which makes coastal areas susceptible to runoff events. Monitoring of fecal contamination in recreational waters is </w:t>
      </w:r>
      <w:r w:rsidR="0010301B">
        <w:rPr>
          <w:rFonts w:ascii="Times New Roman" w:eastAsia="Times New Roman" w:hAnsi="Times New Roman" w:cs="Times New Roman"/>
          <w:sz w:val="24"/>
          <w:szCs w:val="24"/>
        </w:rPr>
        <w:t xml:space="preserve">recommended to guarantee users </w:t>
      </w:r>
      <w:r>
        <w:rPr>
          <w:rFonts w:ascii="Times New Roman" w:eastAsia="Times New Roman" w:hAnsi="Times New Roman" w:cs="Times New Roman"/>
          <w:sz w:val="24"/>
          <w:szCs w:val="24"/>
        </w:rPr>
        <w:t xml:space="preserve">health.  Developing countries such as Ecuador have </w:t>
      </w:r>
      <w:del w:id="154" w:author="muyaguari@yahoo.com" w:date="2021-05-20T18:50:00Z">
        <w:r w:rsidDel="00DC4A4A">
          <w:rPr>
            <w:rFonts w:ascii="Times New Roman" w:eastAsia="Times New Roman" w:hAnsi="Times New Roman" w:cs="Times New Roman"/>
            <w:sz w:val="24"/>
            <w:szCs w:val="24"/>
          </w:rPr>
          <w:delText xml:space="preserve">weak </w:delText>
        </w:r>
      </w:del>
      <w:ins w:id="155" w:author="muyaguari@yahoo.com" w:date="2021-05-20T18:51:00Z">
        <w:r w:rsidR="00DC4A4A">
          <w:rPr>
            <w:rFonts w:ascii="Times New Roman" w:eastAsia="Times New Roman" w:hAnsi="Times New Roman" w:cs="Times New Roman"/>
            <w:sz w:val="24"/>
            <w:szCs w:val="24"/>
          </w:rPr>
          <w:t>weak</w:t>
        </w:r>
      </w:ins>
      <w:ins w:id="156" w:author="muyaguari@yahoo.com" w:date="2021-05-20T18:50:00Z">
        <w:r w:rsidR="00DC4A4A">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regulation</w:t>
      </w:r>
      <w:ins w:id="157" w:author="muyaguari@yahoo.com" w:date="2021-05-20T18:50:00Z">
        <w:r w:rsidR="00DC4A4A">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xml:space="preserve"> for water quality, and surveillance of recreational water is not </w:t>
      </w:r>
      <w:del w:id="158" w:author="muyaguari@yahoo.com" w:date="2021-05-20T18:51:00Z">
        <w:r w:rsidDel="00DC4A4A">
          <w:rPr>
            <w:rFonts w:ascii="Times New Roman" w:eastAsia="Times New Roman" w:hAnsi="Times New Roman" w:cs="Times New Roman"/>
            <w:sz w:val="24"/>
            <w:szCs w:val="24"/>
          </w:rPr>
          <w:delText>in place</w:delText>
        </w:r>
      </w:del>
      <w:ins w:id="159" w:author="muyaguari@yahoo.com" w:date="2021-05-20T18:51:00Z">
        <w:r w:rsidR="00DC4A4A">
          <w:rPr>
            <w:rFonts w:ascii="Times New Roman" w:eastAsia="Times New Roman" w:hAnsi="Times New Roman" w:cs="Times New Roman"/>
            <w:sz w:val="24"/>
            <w:szCs w:val="24"/>
          </w:rPr>
          <w:t>enforced</w:t>
        </w:r>
      </w:ins>
      <w:r>
        <w:rPr>
          <w:rFonts w:ascii="Times New Roman" w:eastAsia="Times New Roman" w:hAnsi="Times New Roman" w:cs="Times New Roman"/>
          <w:sz w:val="24"/>
          <w:szCs w:val="24"/>
        </w:rPr>
        <w:t>. The use of recre</w:t>
      </w:r>
      <w:r w:rsidR="0010301B">
        <w:rPr>
          <w:rFonts w:ascii="Times New Roman" w:eastAsia="Times New Roman" w:hAnsi="Times New Roman" w:cs="Times New Roman"/>
          <w:sz w:val="24"/>
          <w:szCs w:val="24"/>
        </w:rPr>
        <w:t xml:space="preserve">ational waters promotes one of </w:t>
      </w:r>
      <w:r>
        <w:rPr>
          <w:rFonts w:ascii="Times New Roman" w:eastAsia="Times New Roman" w:hAnsi="Times New Roman" w:cs="Times New Roman"/>
          <w:sz w:val="24"/>
          <w:szCs w:val="24"/>
        </w:rPr>
        <w:t>the main economic ac</w:t>
      </w:r>
      <w:r w:rsidR="0010301B">
        <w:rPr>
          <w:rFonts w:ascii="Times New Roman" w:eastAsia="Times New Roman" w:hAnsi="Times New Roman" w:cs="Times New Roman"/>
          <w:sz w:val="24"/>
          <w:szCs w:val="24"/>
        </w:rPr>
        <w:t xml:space="preserve">tivities in Ecuador, survey of </w:t>
      </w:r>
      <w:r>
        <w:rPr>
          <w:rFonts w:ascii="Times New Roman" w:eastAsia="Times New Roman" w:hAnsi="Times New Roman" w:cs="Times New Roman"/>
          <w:sz w:val="24"/>
          <w:szCs w:val="24"/>
        </w:rPr>
        <w:t>its quality to guaranty users and fauna health should become a priority. The purpose of this study was to assess water q</w:t>
      </w:r>
      <w:r w:rsidR="0010301B">
        <w:rPr>
          <w:rFonts w:ascii="Times New Roman" w:eastAsia="Times New Roman" w:hAnsi="Times New Roman" w:cs="Times New Roman"/>
          <w:sz w:val="24"/>
          <w:szCs w:val="24"/>
        </w:rPr>
        <w:t xml:space="preserve">uality and </w:t>
      </w:r>
      <w:del w:id="160" w:author="muyaguari@yahoo.com" w:date="2021-05-20T18:51:00Z">
        <w:r w:rsidR="0010301B" w:rsidDel="00DC4A4A">
          <w:rPr>
            <w:rFonts w:ascii="Times New Roman" w:eastAsia="Times New Roman" w:hAnsi="Times New Roman" w:cs="Times New Roman"/>
            <w:sz w:val="24"/>
            <w:szCs w:val="24"/>
          </w:rPr>
          <w:delText>analyse</w:delText>
        </w:r>
      </w:del>
      <w:ins w:id="161" w:author="muyaguari@yahoo.com" w:date="2021-05-20T18:52:00Z">
        <w:r w:rsidR="00DC4A4A">
          <w:rPr>
            <w:rFonts w:ascii="Times New Roman" w:eastAsia="Times New Roman" w:hAnsi="Times New Roman" w:cs="Times New Roman"/>
            <w:sz w:val="24"/>
            <w:szCs w:val="24"/>
          </w:rPr>
          <w:t>screen</w:t>
        </w:r>
      </w:ins>
      <w:ins w:id="162" w:author="muyaguari@yahoo.com" w:date="2021-05-20T18:51:00Z">
        <w:r w:rsidR="00DC4A4A">
          <w:rPr>
            <w:rFonts w:ascii="Times New Roman" w:eastAsia="Times New Roman" w:hAnsi="Times New Roman" w:cs="Times New Roman"/>
            <w:sz w:val="24"/>
            <w:szCs w:val="24"/>
          </w:rPr>
          <w:t xml:space="preserve"> for</w:t>
        </w:r>
      </w:ins>
      <w:r w:rsidR="0010301B">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presence of SARS-CoV-2 in </w:t>
      </w:r>
      <w:ins w:id="163" w:author="muyaguari@yahoo.com" w:date="2021-05-20T18:52:00Z">
        <w:r w:rsidR="00DC4A4A">
          <w:rPr>
            <w:rFonts w:ascii="Times New Roman" w:eastAsia="Times New Roman" w:hAnsi="Times New Roman" w:cs="Times New Roman"/>
            <w:sz w:val="24"/>
            <w:szCs w:val="24"/>
          </w:rPr>
          <w:t xml:space="preserve">wastewater treatment plants and </w:t>
        </w:r>
      </w:ins>
      <w:r>
        <w:rPr>
          <w:rFonts w:ascii="Times New Roman" w:eastAsia="Times New Roman" w:hAnsi="Times New Roman" w:cs="Times New Roman"/>
          <w:sz w:val="24"/>
          <w:szCs w:val="24"/>
        </w:rPr>
        <w:t xml:space="preserve">major beaches </w:t>
      </w:r>
      <w:del w:id="164" w:author="muyaguari@yahoo.com" w:date="2021-05-20T18:52:00Z">
        <w:r w:rsidDel="00DC4A4A">
          <w:rPr>
            <w:rFonts w:ascii="Times New Roman" w:eastAsia="Times New Roman" w:hAnsi="Times New Roman" w:cs="Times New Roman"/>
            <w:sz w:val="24"/>
            <w:szCs w:val="24"/>
          </w:rPr>
          <w:delText xml:space="preserve">and wastewater treatment plants </w:delText>
        </w:r>
      </w:del>
      <w:r>
        <w:rPr>
          <w:rFonts w:ascii="Times New Roman" w:eastAsia="Times New Roman" w:hAnsi="Times New Roman" w:cs="Times New Roman"/>
          <w:sz w:val="24"/>
          <w:szCs w:val="24"/>
        </w:rPr>
        <w:t xml:space="preserve">in the Provinces of Santa Elena and Guayas, which </w:t>
      </w:r>
      <w:del w:id="165" w:author="muyaguari@yahoo.com" w:date="2021-05-20T18:53:00Z">
        <w:r w:rsidDel="00DC4A4A">
          <w:rPr>
            <w:rFonts w:ascii="Times New Roman" w:eastAsia="Times New Roman" w:hAnsi="Times New Roman" w:cs="Times New Roman"/>
            <w:sz w:val="24"/>
            <w:szCs w:val="24"/>
          </w:rPr>
          <w:delText xml:space="preserve">have </w:delText>
        </w:r>
      </w:del>
      <w:ins w:id="166" w:author="muyaguari@yahoo.com" w:date="2021-05-20T18:53:00Z">
        <w:r w:rsidR="00DC4A4A">
          <w:rPr>
            <w:rFonts w:ascii="Times New Roman" w:eastAsia="Times New Roman" w:hAnsi="Times New Roman" w:cs="Times New Roman"/>
            <w:sz w:val="24"/>
            <w:szCs w:val="24"/>
          </w:rPr>
          <w:t xml:space="preserve">include </w:t>
        </w:r>
      </w:ins>
      <w:r>
        <w:rPr>
          <w:rFonts w:ascii="Times New Roman" w:eastAsia="Times New Roman" w:hAnsi="Times New Roman" w:cs="Times New Roman"/>
          <w:sz w:val="24"/>
          <w:szCs w:val="24"/>
        </w:rPr>
        <w:t>two of the most visited beaches in Ecuador.</w:t>
      </w:r>
    </w:p>
    <w:p w14:paraId="0000002A" w14:textId="77777777" w:rsidR="00E85944" w:rsidRDefault="00716926">
      <w:p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1F497D"/>
          <w:sz w:val="24"/>
          <w:szCs w:val="24"/>
        </w:rPr>
        <w:tab/>
      </w:r>
      <w:del w:id="167" w:author="muyaguari@yahoo.com" w:date="2021-05-20T18:53:00Z">
        <w:r w:rsidDel="00DC4A4A">
          <w:rPr>
            <w:rFonts w:ascii="Times New Roman" w:eastAsia="Times New Roman" w:hAnsi="Times New Roman" w:cs="Times New Roman"/>
            <w:sz w:val="24"/>
            <w:szCs w:val="24"/>
          </w:rPr>
          <w:delText xml:space="preserve"> </w:delText>
        </w:r>
      </w:del>
    </w:p>
    <w:p w14:paraId="0000002B" w14:textId="77777777" w:rsidR="00E85944" w:rsidRDefault="00716926" w:rsidP="007253B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Materials </w:t>
      </w:r>
      <w:r>
        <w:rPr>
          <w:rFonts w:ascii="Times New Roman" w:eastAsia="Times New Roman" w:hAnsi="Times New Roman" w:cs="Times New Roman"/>
          <w:b/>
          <w:sz w:val="24"/>
          <w:szCs w:val="24"/>
        </w:rPr>
        <w:t>and</w:t>
      </w:r>
      <w:r>
        <w:rPr>
          <w:rFonts w:ascii="Times New Roman" w:eastAsia="Times New Roman" w:hAnsi="Times New Roman" w:cs="Times New Roman"/>
          <w:b/>
          <w:color w:val="000000"/>
          <w:sz w:val="24"/>
          <w:szCs w:val="24"/>
        </w:rPr>
        <w:t xml:space="preserve"> Methods</w:t>
      </w:r>
    </w:p>
    <w:p w14:paraId="10D2D8C6" w14:textId="77777777" w:rsidR="007253B1" w:rsidRDefault="007253B1" w:rsidP="007253B1">
      <w:pPr>
        <w:pBdr>
          <w:top w:val="nil"/>
          <w:left w:val="nil"/>
          <w:bottom w:val="nil"/>
          <w:right w:val="nil"/>
          <w:between w:val="nil"/>
        </w:pBdr>
        <w:spacing w:line="240" w:lineRule="auto"/>
        <w:rPr>
          <w:rFonts w:ascii="Times New Roman" w:eastAsia="Times New Roman" w:hAnsi="Times New Roman" w:cs="Times New Roman"/>
          <w:b/>
          <w:sz w:val="24"/>
          <w:szCs w:val="24"/>
        </w:rPr>
      </w:pPr>
    </w:p>
    <w:p w14:paraId="0000002C" w14:textId="7D913693" w:rsidR="00E85944" w:rsidRDefault="007253B1">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Study sites and water </w:t>
      </w:r>
      <w:r w:rsidR="00716926">
        <w:rPr>
          <w:rFonts w:ascii="Times New Roman" w:eastAsia="Times New Roman" w:hAnsi="Times New Roman" w:cs="Times New Roman"/>
          <w:b/>
          <w:sz w:val="24"/>
          <w:szCs w:val="24"/>
        </w:rPr>
        <w:t>sample collection</w:t>
      </w:r>
    </w:p>
    <w:p w14:paraId="6259244F" w14:textId="77777777" w:rsidR="007253B1" w:rsidRDefault="007253B1">
      <w:pPr>
        <w:spacing w:line="240" w:lineRule="auto"/>
        <w:rPr>
          <w:rFonts w:ascii="Times New Roman" w:eastAsia="Times New Roman" w:hAnsi="Times New Roman" w:cs="Times New Roman"/>
          <w:b/>
          <w:sz w:val="24"/>
          <w:szCs w:val="24"/>
        </w:rPr>
      </w:pPr>
    </w:p>
    <w:p w14:paraId="0A090FC2" w14:textId="3C53C131" w:rsidR="007253B1" w:rsidRDefault="007253B1" w:rsidP="00FD5607">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Fifteen South </w:t>
      </w:r>
      <w:r w:rsidR="008F0FC9">
        <w:rPr>
          <w:rFonts w:ascii="Times New Roman" w:eastAsia="Times New Roman" w:hAnsi="Times New Roman" w:cs="Times New Roman"/>
          <w:sz w:val="24"/>
          <w:szCs w:val="24"/>
        </w:rPr>
        <w:t xml:space="preserve">west </w:t>
      </w:r>
      <w:r>
        <w:rPr>
          <w:rFonts w:ascii="Times New Roman" w:eastAsia="Times New Roman" w:hAnsi="Times New Roman" w:cs="Times New Roman"/>
          <w:sz w:val="24"/>
          <w:szCs w:val="24"/>
        </w:rPr>
        <w:t xml:space="preserve">Ecuadorian beaches </w:t>
      </w:r>
      <w:ins w:id="168" w:author="muyaguari@yahoo.com" w:date="2021-05-20T18:54:00Z">
        <w:r w:rsidR="00613E13">
          <w:rPr>
            <w:rFonts w:ascii="Times New Roman" w:eastAsia="Times New Roman" w:hAnsi="Times New Roman" w:cs="Times New Roman"/>
            <w:sz w:val="24"/>
            <w:szCs w:val="24"/>
          </w:rPr>
          <w:t xml:space="preserve">located in the Guayas and Santa Elena Provinces (Supplementary Annex) </w:t>
        </w:r>
      </w:ins>
      <w:r>
        <w:rPr>
          <w:rFonts w:ascii="Times New Roman" w:eastAsia="Times New Roman" w:hAnsi="Times New Roman" w:cs="Times New Roman"/>
          <w:sz w:val="24"/>
          <w:szCs w:val="24"/>
        </w:rPr>
        <w:t xml:space="preserve">were sampled </w:t>
      </w:r>
      <w:r w:rsidR="000813D0">
        <w:rPr>
          <w:rFonts w:ascii="Times New Roman" w:eastAsia="Times New Roman" w:hAnsi="Times New Roman" w:cs="Times New Roman"/>
          <w:sz w:val="24"/>
          <w:szCs w:val="24"/>
        </w:rPr>
        <w:t xml:space="preserve">between </w:t>
      </w:r>
      <w:del w:id="169" w:author="muyaguari@yahoo.com" w:date="2021-05-20T18:53:00Z">
        <w:r w:rsidR="000813D0" w:rsidDel="00DC4A4A">
          <w:rPr>
            <w:rFonts w:ascii="Times New Roman" w:eastAsia="Times New Roman" w:hAnsi="Times New Roman" w:cs="Times New Roman"/>
            <w:sz w:val="24"/>
            <w:szCs w:val="24"/>
          </w:rPr>
          <w:delText xml:space="preserve"> </w:delText>
        </w:r>
      </w:del>
      <w:ins w:id="170" w:author="muyaguari@yahoo.com" w:date="2021-05-20T18:53:00Z">
        <w:r w:rsidR="00DC4A4A">
          <w:rPr>
            <w:rFonts w:ascii="Times New Roman" w:eastAsia="Times New Roman" w:hAnsi="Times New Roman" w:cs="Times New Roman"/>
            <w:sz w:val="24"/>
            <w:szCs w:val="24"/>
          </w:rPr>
          <w:t>J</w:t>
        </w:r>
      </w:ins>
      <w:del w:id="171" w:author="muyaguari@yahoo.com" w:date="2021-05-20T18:53:00Z">
        <w:r w:rsidR="000813D0" w:rsidDel="00DC4A4A">
          <w:rPr>
            <w:rFonts w:ascii="Times New Roman" w:eastAsia="Times New Roman" w:hAnsi="Times New Roman" w:cs="Times New Roman"/>
            <w:sz w:val="24"/>
            <w:szCs w:val="24"/>
          </w:rPr>
          <w:delText>j</w:delText>
        </w:r>
      </w:del>
      <w:r w:rsidR="000813D0">
        <w:rPr>
          <w:rFonts w:ascii="Times New Roman" w:eastAsia="Times New Roman" w:hAnsi="Times New Roman" w:cs="Times New Roman"/>
          <w:sz w:val="24"/>
          <w:szCs w:val="24"/>
        </w:rPr>
        <w:t xml:space="preserve">uly and </w:t>
      </w:r>
      <w:ins w:id="172" w:author="muyaguari@yahoo.com" w:date="2021-05-20T18:53:00Z">
        <w:r w:rsidR="00DC4A4A">
          <w:rPr>
            <w:rFonts w:ascii="Times New Roman" w:eastAsia="Times New Roman" w:hAnsi="Times New Roman" w:cs="Times New Roman"/>
            <w:sz w:val="24"/>
            <w:szCs w:val="24"/>
          </w:rPr>
          <w:t>S</w:t>
        </w:r>
      </w:ins>
      <w:del w:id="173" w:author="muyaguari@yahoo.com" w:date="2021-05-20T18:53:00Z">
        <w:r w:rsidR="000813D0" w:rsidDel="00DC4A4A">
          <w:rPr>
            <w:rFonts w:ascii="Times New Roman" w:eastAsia="Times New Roman" w:hAnsi="Times New Roman" w:cs="Times New Roman"/>
            <w:sz w:val="24"/>
            <w:szCs w:val="24"/>
          </w:rPr>
          <w:delText>s</w:delText>
        </w:r>
      </w:del>
      <w:r w:rsidR="000813D0">
        <w:rPr>
          <w:rFonts w:ascii="Times New Roman" w:eastAsia="Times New Roman" w:hAnsi="Times New Roman" w:cs="Times New Roman"/>
          <w:sz w:val="24"/>
          <w:szCs w:val="24"/>
        </w:rPr>
        <w:t>eptember 2020 (</w:t>
      </w:r>
      <w:del w:id="174" w:author="muyaguari@yahoo.com" w:date="2021-05-20T18:53:00Z">
        <w:r w:rsidR="000813D0" w:rsidDel="00613E13">
          <w:rPr>
            <w:rFonts w:ascii="Times New Roman" w:eastAsia="Times New Roman" w:hAnsi="Times New Roman" w:cs="Times New Roman"/>
            <w:sz w:val="24"/>
            <w:szCs w:val="24"/>
          </w:rPr>
          <w:delText xml:space="preserve"> </w:delText>
        </w:r>
      </w:del>
      <w:r w:rsidR="000813D0">
        <w:rPr>
          <w:rFonts w:ascii="Times New Roman" w:eastAsia="Times New Roman" w:hAnsi="Times New Roman" w:cs="Times New Roman"/>
          <w:sz w:val="24"/>
          <w:szCs w:val="24"/>
        </w:rPr>
        <w:t xml:space="preserve">dry season) and </w:t>
      </w:r>
      <w:ins w:id="175" w:author="muyaguari@yahoo.com" w:date="2021-05-20T18:53:00Z">
        <w:r w:rsidR="00DC4A4A">
          <w:rPr>
            <w:rFonts w:ascii="Times New Roman" w:eastAsia="Times New Roman" w:hAnsi="Times New Roman" w:cs="Times New Roman"/>
            <w:sz w:val="24"/>
            <w:szCs w:val="24"/>
          </w:rPr>
          <w:t>J</w:t>
        </w:r>
      </w:ins>
      <w:del w:id="176" w:author="muyaguari@yahoo.com" w:date="2021-05-20T18:53:00Z">
        <w:r w:rsidR="000813D0" w:rsidDel="00DC4A4A">
          <w:rPr>
            <w:rFonts w:ascii="Times New Roman" w:eastAsia="Times New Roman" w:hAnsi="Times New Roman" w:cs="Times New Roman"/>
            <w:sz w:val="24"/>
            <w:szCs w:val="24"/>
          </w:rPr>
          <w:delText>j</w:delText>
        </w:r>
      </w:del>
      <w:r w:rsidR="000813D0">
        <w:rPr>
          <w:rFonts w:ascii="Times New Roman" w:eastAsia="Times New Roman" w:hAnsi="Times New Roman" w:cs="Times New Roman"/>
          <w:sz w:val="24"/>
          <w:szCs w:val="24"/>
        </w:rPr>
        <w:t xml:space="preserve">anuary and </w:t>
      </w:r>
      <w:ins w:id="177" w:author="muyaguari@yahoo.com" w:date="2021-05-20T18:53:00Z">
        <w:r w:rsidR="00DC4A4A">
          <w:rPr>
            <w:rFonts w:ascii="Times New Roman" w:eastAsia="Times New Roman" w:hAnsi="Times New Roman" w:cs="Times New Roman"/>
            <w:sz w:val="24"/>
            <w:szCs w:val="24"/>
          </w:rPr>
          <w:t>F</w:t>
        </w:r>
      </w:ins>
      <w:del w:id="178" w:author="muyaguari@yahoo.com" w:date="2021-05-20T18:53:00Z">
        <w:r w:rsidR="000813D0" w:rsidDel="00DC4A4A">
          <w:rPr>
            <w:rFonts w:ascii="Times New Roman" w:eastAsia="Times New Roman" w:hAnsi="Times New Roman" w:cs="Times New Roman"/>
            <w:sz w:val="24"/>
            <w:szCs w:val="24"/>
          </w:rPr>
          <w:delText>f</w:delText>
        </w:r>
      </w:del>
      <w:r w:rsidR="000813D0">
        <w:rPr>
          <w:rFonts w:ascii="Times New Roman" w:eastAsia="Times New Roman" w:hAnsi="Times New Roman" w:cs="Times New Roman"/>
          <w:sz w:val="24"/>
          <w:szCs w:val="24"/>
        </w:rPr>
        <w:t>ebruary 2021 (</w:t>
      </w:r>
      <w:del w:id="179" w:author="muyaguari@yahoo.com" w:date="2021-05-20T18:53:00Z">
        <w:r w:rsidR="000813D0" w:rsidDel="00613E13">
          <w:rPr>
            <w:rFonts w:ascii="Times New Roman" w:eastAsia="Times New Roman" w:hAnsi="Times New Roman" w:cs="Times New Roman"/>
            <w:sz w:val="24"/>
            <w:szCs w:val="24"/>
          </w:rPr>
          <w:delText xml:space="preserve"> </w:delText>
        </w:r>
      </w:del>
      <w:r w:rsidR="000813D0">
        <w:rPr>
          <w:rFonts w:ascii="Times New Roman" w:eastAsia="Times New Roman" w:hAnsi="Times New Roman" w:cs="Times New Roman"/>
          <w:sz w:val="24"/>
          <w:szCs w:val="24"/>
        </w:rPr>
        <w:t>rainy season)</w:t>
      </w:r>
      <w:ins w:id="180" w:author="muyaguari@yahoo.com" w:date="2021-05-20T18:54:00Z">
        <w:r w:rsidR="00613E13">
          <w:rPr>
            <w:rFonts w:ascii="Times New Roman" w:eastAsia="Times New Roman" w:hAnsi="Times New Roman" w:cs="Times New Roman"/>
            <w:sz w:val="24"/>
            <w:szCs w:val="24"/>
          </w:rPr>
          <w:t>.</w:t>
        </w:r>
      </w:ins>
      <w:r w:rsidR="008F0FC9">
        <w:rPr>
          <w:rFonts w:ascii="Times New Roman" w:eastAsia="Times New Roman" w:hAnsi="Times New Roman" w:cs="Times New Roman"/>
          <w:sz w:val="24"/>
          <w:szCs w:val="24"/>
        </w:rPr>
        <w:t xml:space="preserve"> </w:t>
      </w:r>
      <w:ins w:id="181" w:author="muyaguari@yahoo.com" w:date="2021-05-20T18:56:00Z">
        <w:r w:rsidR="00B410CA">
          <w:rPr>
            <w:rFonts w:ascii="Times New Roman" w:eastAsia="Times New Roman" w:hAnsi="Times New Roman" w:cs="Times New Roman"/>
            <w:sz w:val="24"/>
            <w:szCs w:val="24"/>
          </w:rPr>
          <w:t>T</w:t>
        </w:r>
      </w:ins>
      <w:ins w:id="182" w:author="muyaguari@yahoo.com" w:date="2021-05-20T18:55:00Z">
        <w:r w:rsidR="00E150ED">
          <w:rPr>
            <w:rFonts w:ascii="Times New Roman" w:eastAsia="Times New Roman" w:hAnsi="Times New Roman" w:cs="Times New Roman"/>
            <w:sz w:val="24"/>
            <w:szCs w:val="24"/>
          </w:rPr>
          <w:t xml:space="preserve">wo oxidation ponds </w:t>
        </w:r>
      </w:ins>
      <w:del w:id="183" w:author="muyaguari@yahoo.com" w:date="2021-05-20T18:54:00Z">
        <w:r w:rsidR="008F0FC9" w:rsidDel="00613E13">
          <w:rPr>
            <w:rFonts w:ascii="Times New Roman" w:eastAsia="Times New Roman" w:hAnsi="Times New Roman" w:cs="Times New Roman"/>
            <w:sz w:val="24"/>
            <w:szCs w:val="24"/>
          </w:rPr>
          <w:delText xml:space="preserve">in the Guayas province and Santa Elena </w:delText>
        </w:r>
        <w:r w:rsidR="000813D0" w:rsidDel="00613E13">
          <w:rPr>
            <w:rFonts w:ascii="Times New Roman" w:eastAsia="Times New Roman" w:hAnsi="Times New Roman" w:cs="Times New Roman"/>
            <w:sz w:val="24"/>
            <w:szCs w:val="24"/>
          </w:rPr>
          <w:delText xml:space="preserve"> (Supplementary Annex)</w:delText>
        </w:r>
        <w:r w:rsidDel="00613E13">
          <w:rPr>
            <w:rFonts w:ascii="Times New Roman" w:eastAsia="Times New Roman" w:hAnsi="Times New Roman" w:cs="Times New Roman"/>
            <w:sz w:val="24"/>
            <w:szCs w:val="24"/>
          </w:rPr>
          <w:delText xml:space="preserve">. </w:delText>
        </w:r>
      </w:del>
      <w:del w:id="184" w:author="muyaguari@yahoo.com" w:date="2021-05-20T18:55:00Z">
        <w:r w:rsidDel="00E150ED">
          <w:rPr>
            <w:rFonts w:ascii="Times New Roman" w:eastAsia="Times New Roman" w:hAnsi="Times New Roman" w:cs="Times New Roman"/>
            <w:sz w:val="24"/>
            <w:szCs w:val="24"/>
          </w:rPr>
          <w:delText>Two</w:delText>
        </w:r>
        <w:r w:rsidR="00F51AD2" w:rsidDel="00E150ED">
          <w:rPr>
            <w:rFonts w:ascii="Times New Roman" w:eastAsia="Times New Roman" w:hAnsi="Times New Roman" w:cs="Times New Roman"/>
            <w:sz w:val="24"/>
            <w:szCs w:val="24"/>
          </w:rPr>
          <w:delText xml:space="preserve"> wastewater treatment plants </w:delText>
        </w:r>
        <w:r w:rsidDel="00E150ED">
          <w:rPr>
            <w:rFonts w:ascii="Times New Roman" w:eastAsia="Times New Roman" w:hAnsi="Times New Roman" w:cs="Times New Roman"/>
            <w:sz w:val="24"/>
            <w:szCs w:val="24"/>
          </w:rPr>
          <w:delText xml:space="preserve">(WWTPs) </w:delText>
        </w:r>
      </w:del>
      <w:r>
        <w:rPr>
          <w:rFonts w:ascii="Times New Roman" w:eastAsia="Times New Roman" w:hAnsi="Times New Roman" w:cs="Times New Roman"/>
          <w:sz w:val="24"/>
          <w:szCs w:val="24"/>
        </w:rPr>
        <w:t>located in Playas</w:t>
      </w:r>
      <w:ins w:id="185" w:author="muyaguari@yahoo.com" w:date="2021-05-20T18:56:00Z">
        <w:r w:rsidR="00B410CA">
          <w:rPr>
            <w:rFonts w:ascii="Times New Roman" w:eastAsia="Times New Roman" w:hAnsi="Times New Roman" w:cs="Times New Roman"/>
            <w:sz w:val="24"/>
            <w:szCs w:val="24"/>
          </w:rPr>
          <w:t xml:space="preserve"> </w:t>
        </w:r>
      </w:ins>
      <w:ins w:id="186" w:author="muyaguari@yahoo.com" w:date="2021-05-20T18:58:00Z">
        <w:r w:rsidR="00B410CA">
          <w:rPr>
            <w:rFonts w:ascii="Times New Roman" w:eastAsia="Times New Roman" w:hAnsi="Times New Roman" w:cs="Times New Roman"/>
            <w:sz w:val="24"/>
            <w:szCs w:val="24"/>
          </w:rPr>
          <w:t xml:space="preserve">canton </w:t>
        </w:r>
      </w:ins>
      <w:ins w:id="187" w:author="muyaguari@yahoo.com" w:date="2021-05-20T18:56:00Z">
        <w:r w:rsidR="00B410CA">
          <w:rPr>
            <w:rFonts w:ascii="Times New Roman" w:eastAsia="Times New Roman" w:hAnsi="Times New Roman" w:cs="Times New Roman"/>
            <w:sz w:val="24"/>
            <w:szCs w:val="24"/>
          </w:rPr>
          <w:t>(Guayas province)</w:t>
        </w:r>
      </w:ins>
      <w:r>
        <w:rPr>
          <w:rFonts w:ascii="Times New Roman" w:eastAsia="Times New Roman" w:hAnsi="Times New Roman" w:cs="Times New Roman"/>
          <w:sz w:val="24"/>
          <w:szCs w:val="24"/>
        </w:rPr>
        <w:t xml:space="preserve"> </w:t>
      </w:r>
      <w:r w:rsidR="007C026E">
        <w:rPr>
          <w:rFonts w:ascii="Times New Roman" w:eastAsia="Times New Roman" w:hAnsi="Times New Roman" w:cs="Times New Roman"/>
          <w:sz w:val="24"/>
          <w:szCs w:val="24"/>
        </w:rPr>
        <w:t xml:space="preserve">and Santa Elena </w:t>
      </w:r>
      <w:del w:id="188" w:author="muyaguari@yahoo.com" w:date="2021-05-20T18:56:00Z">
        <w:r w:rsidR="007C026E" w:rsidDel="00B410CA">
          <w:rPr>
            <w:rFonts w:ascii="Times New Roman" w:eastAsia="Times New Roman" w:hAnsi="Times New Roman" w:cs="Times New Roman"/>
            <w:sz w:val="24"/>
            <w:szCs w:val="24"/>
          </w:rPr>
          <w:delText xml:space="preserve">known as </w:delText>
        </w:r>
      </w:del>
      <w:del w:id="189" w:author="muyaguari@yahoo.com" w:date="2021-05-20T18:55:00Z">
        <w:r w:rsidR="008F0FC9" w:rsidDel="00E150ED">
          <w:rPr>
            <w:rFonts w:ascii="Times New Roman" w:eastAsia="Times New Roman" w:hAnsi="Times New Roman" w:cs="Times New Roman"/>
            <w:sz w:val="24"/>
            <w:szCs w:val="24"/>
          </w:rPr>
          <w:delText>oxidation pond</w:delText>
        </w:r>
        <w:r w:rsidDel="00E150ED">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were additionally sampled</w:t>
      </w:r>
      <w:r w:rsidR="00F51AD2">
        <w:rPr>
          <w:rFonts w:ascii="Times New Roman" w:eastAsia="Times New Roman" w:hAnsi="Times New Roman" w:cs="Times New Roman"/>
          <w:sz w:val="24"/>
          <w:szCs w:val="24"/>
        </w:rPr>
        <w:t xml:space="preserve">. The </w:t>
      </w:r>
      <w:del w:id="190" w:author="muyaguari@yahoo.com" w:date="2021-05-20T18:57:00Z">
        <w:r w:rsidR="00F51AD2" w:rsidDel="00B410CA">
          <w:rPr>
            <w:rFonts w:ascii="Times New Roman" w:eastAsia="Times New Roman" w:hAnsi="Times New Roman" w:cs="Times New Roman"/>
            <w:sz w:val="24"/>
            <w:szCs w:val="24"/>
          </w:rPr>
          <w:delText xml:space="preserve">county </w:delText>
        </w:r>
      </w:del>
      <w:proofErr w:type="gramStart"/>
      <w:r w:rsidR="00F51AD2">
        <w:rPr>
          <w:rFonts w:ascii="Times New Roman" w:eastAsia="Times New Roman" w:hAnsi="Times New Roman" w:cs="Times New Roman"/>
          <w:sz w:val="24"/>
          <w:szCs w:val="24"/>
        </w:rPr>
        <w:t>Playas</w:t>
      </w:r>
      <w:proofErr w:type="gramEnd"/>
      <w:r w:rsidR="00F51AD2">
        <w:rPr>
          <w:rFonts w:ascii="Times New Roman" w:eastAsia="Times New Roman" w:hAnsi="Times New Roman" w:cs="Times New Roman"/>
          <w:sz w:val="24"/>
          <w:szCs w:val="24"/>
        </w:rPr>
        <w:t xml:space="preserve"> </w:t>
      </w:r>
      <w:ins w:id="191" w:author="muyaguari@yahoo.com" w:date="2021-05-20T18:58:00Z">
        <w:r w:rsidR="00B410CA">
          <w:rPr>
            <w:rFonts w:ascii="Times New Roman" w:eastAsia="Times New Roman" w:hAnsi="Times New Roman" w:cs="Times New Roman"/>
            <w:sz w:val="24"/>
            <w:szCs w:val="24"/>
          </w:rPr>
          <w:t xml:space="preserve">canton </w:t>
        </w:r>
      </w:ins>
      <w:r w:rsidR="00F51AD2">
        <w:rPr>
          <w:rFonts w:ascii="Times New Roman" w:eastAsia="Times New Roman" w:hAnsi="Times New Roman" w:cs="Times New Roman"/>
          <w:sz w:val="24"/>
          <w:szCs w:val="24"/>
        </w:rPr>
        <w:t xml:space="preserve">has a </w:t>
      </w:r>
      <w:r w:rsidR="000813D0">
        <w:rPr>
          <w:rFonts w:ascii="Times New Roman" w:eastAsia="Times New Roman" w:hAnsi="Times New Roman" w:cs="Times New Roman"/>
          <w:sz w:val="24"/>
          <w:szCs w:val="24"/>
        </w:rPr>
        <w:t>populations of 41</w:t>
      </w:r>
      <w:ins w:id="192" w:author="muyaguari@yahoo.com" w:date="2021-05-20T18:58:00Z">
        <w:r w:rsidR="00B410CA">
          <w:rPr>
            <w:rFonts w:ascii="Times New Roman" w:eastAsia="Times New Roman" w:hAnsi="Times New Roman" w:cs="Times New Roman"/>
            <w:sz w:val="24"/>
            <w:szCs w:val="24"/>
          </w:rPr>
          <w:t>,</w:t>
        </w:r>
      </w:ins>
      <w:r w:rsidR="000813D0">
        <w:rPr>
          <w:rFonts w:ascii="Times New Roman" w:eastAsia="Times New Roman" w:hAnsi="Times New Roman" w:cs="Times New Roman"/>
          <w:sz w:val="24"/>
          <w:szCs w:val="24"/>
        </w:rPr>
        <w:t xml:space="preserve">935 according the last census from 2010 and </w:t>
      </w:r>
      <w:r w:rsidR="007C07B4">
        <w:rPr>
          <w:rFonts w:ascii="Times New Roman" w:eastAsia="Times New Roman" w:hAnsi="Times New Roman" w:cs="Times New Roman"/>
          <w:sz w:val="24"/>
          <w:szCs w:val="24"/>
        </w:rPr>
        <w:t>Salinas</w:t>
      </w:r>
      <w:r w:rsidR="000813D0">
        <w:rPr>
          <w:rFonts w:ascii="Times New Roman" w:eastAsia="Times New Roman" w:hAnsi="Times New Roman" w:cs="Times New Roman"/>
          <w:sz w:val="24"/>
          <w:szCs w:val="24"/>
        </w:rPr>
        <w:t xml:space="preserve"> </w:t>
      </w:r>
      <w:r w:rsidR="007C07B4">
        <w:rPr>
          <w:rFonts w:ascii="Times New Roman" w:eastAsia="Times New Roman" w:hAnsi="Times New Roman" w:cs="Times New Roman"/>
          <w:sz w:val="24"/>
          <w:szCs w:val="24"/>
        </w:rPr>
        <w:t>68</w:t>
      </w:r>
      <w:ins w:id="193" w:author="muyaguari@yahoo.com" w:date="2021-05-20T18:58:00Z">
        <w:r w:rsidR="00B410CA">
          <w:rPr>
            <w:rFonts w:ascii="Times New Roman" w:eastAsia="Times New Roman" w:hAnsi="Times New Roman" w:cs="Times New Roman"/>
            <w:sz w:val="24"/>
            <w:szCs w:val="24"/>
          </w:rPr>
          <w:t>,</w:t>
        </w:r>
      </w:ins>
      <w:r w:rsidR="007C07B4">
        <w:rPr>
          <w:rFonts w:ascii="Times New Roman" w:eastAsia="Times New Roman" w:hAnsi="Times New Roman" w:cs="Times New Roman"/>
          <w:sz w:val="24"/>
          <w:szCs w:val="24"/>
        </w:rPr>
        <w:t>675</w:t>
      </w:r>
      <w:r w:rsidR="000813D0">
        <w:rPr>
          <w:rFonts w:ascii="Times New Roman" w:eastAsia="Times New Roman" w:hAnsi="Times New Roman" w:cs="Times New Roman"/>
          <w:sz w:val="24"/>
          <w:szCs w:val="24"/>
        </w:rPr>
        <w:t xml:space="preserve"> </w:t>
      </w:r>
      <w:r w:rsidR="007C07B4">
        <w:rPr>
          <w:rFonts w:ascii="Times New Roman" w:eastAsia="Times New Roman" w:hAnsi="Times New Roman" w:cs="Times New Roman"/>
          <w:sz w:val="24"/>
          <w:szCs w:val="24"/>
        </w:rPr>
        <w:t>inhabitant</w:t>
      </w:r>
      <w:r w:rsidR="000813D0">
        <w:rPr>
          <w:rFonts w:ascii="Times New Roman" w:eastAsia="Times New Roman" w:hAnsi="Times New Roman" w:cs="Times New Roman"/>
          <w:sz w:val="24"/>
          <w:szCs w:val="24"/>
        </w:rPr>
        <w:t xml:space="preserve"> (</w:t>
      </w:r>
      <w:r w:rsidR="008F0FC9">
        <w:rPr>
          <w:rFonts w:ascii="Times New Roman" w:eastAsia="Times New Roman" w:hAnsi="Times New Roman" w:cs="Times New Roman"/>
          <w:sz w:val="24"/>
          <w:szCs w:val="24"/>
        </w:rPr>
        <w:t>INEC, 2010).</w:t>
      </w:r>
      <w:r w:rsidR="007C07B4" w:rsidRPr="007C07B4">
        <w:t xml:space="preserve"> </w:t>
      </w:r>
      <w:r w:rsidR="007C07B4" w:rsidRPr="007C07B4">
        <w:rPr>
          <w:rFonts w:ascii="Times New Roman" w:eastAsia="Times New Roman" w:hAnsi="Times New Roman" w:cs="Times New Roman"/>
          <w:sz w:val="24"/>
          <w:szCs w:val="24"/>
        </w:rPr>
        <w:t xml:space="preserve">The main </w:t>
      </w:r>
      <w:r w:rsidR="007C07B4">
        <w:rPr>
          <w:rFonts w:ascii="Times New Roman" w:eastAsia="Times New Roman" w:hAnsi="Times New Roman" w:cs="Times New Roman"/>
          <w:sz w:val="24"/>
          <w:szCs w:val="24"/>
        </w:rPr>
        <w:t xml:space="preserve">economic </w:t>
      </w:r>
      <w:r w:rsidR="007C07B4" w:rsidRPr="007C07B4">
        <w:rPr>
          <w:rFonts w:ascii="Times New Roman" w:eastAsia="Times New Roman" w:hAnsi="Times New Roman" w:cs="Times New Roman"/>
          <w:sz w:val="24"/>
          <w:szCs w:val="24"/>
        </w:rPr>
        <w:t>activities</w:t>
      </w:r>
      <w:r w:rsidR="007C07B4">
        <w:rPr>
          <w:rFonts w:ascii="Times New Roman" w:eastAsia="Times New Roman" w:hAnsi="Times New Roman" w:cs="Times New Roman"/>
          <w:sz w:val="24"/>
          <w:szCs w:val="24"/>
        </w:rPr>
        <w:t xml:space="preserve"> in both </w:t>
      </w:r>
      <w:del w:id="194" w:author="muyaguari@yahoo.com" w:date="2021-05-20T18:58:00Z">
        <w:r w:rsidR="007C07B4" w:rsidDel="00B410CA">
          <w:rPr>
            <w:rFonts w:ascii="Times New Roman" w:eastAsia="Times New Roman" w:hAnsi="Times New Roman" w:cs="Times New Roman"/>
            <w:sz w:val="24"/>
            <w:szCs w:val="24"/>
          </w:rPr>
          <w:delText xml:space="preserve">counties </w:delText>
        </w:r>
      </w:del>
      <w:ins w:id="195" w:author="muyaguari@yahoo.com" w:date="2021-05-20T18:58:00Z">
        <w:r w:rsidR="00B410CA">
          <w:rPr>
            <w:rFonts w:ascii="Times New Roman" w:eastAsia="Times New Roman" w:hAnsi="Times New Roman" w:cs="Times New Roman"/>
            <w:sz w:val="24"/>
            <w:szCs w:val="24"/>
          </w:rPr>
          <w:t xml:space="preserve">cantons </w:t>
        </w:r>
      </w:ins>
      <w:r w:rsidR="007C07B4" w:rsidRPr="007C07B4">
        <w:rPr>
          <w:rFonts w:ascii="Times New Roman" w:eastAsia="Times New Roman" w:hAnsi="Times New Roman" w:cs="Times New Roman"/>
          <w:sz w:val="24"/>
          <w:szCs w:val="24"/>
        </w:rPr>
        <w:t>are fishing</w:t>
      </w:r>
      <w:ins w:id="196" w:author="muyaguari@yahoo.com" w:date="2021-05-20T18:59:00Z">
        <w:r w:rsidR="00017C3D">
          <w:rPr>
            <w:rFonts w:ascii="Times New Roman" w:eastAsia="Times New Roman" w:hAnsi="Times New Roman" w:cs="Times New Roman"/>
            <w:sz w:val="24"/>
            <w:szCs w:val="24"/>
          </w:rPr>
          <w:t>,</w:t>
        </w:r>
      </w:ins>
      <w:r w:rsidR="007C07B4" w:rsidRPr="007C07B4">
        <w:rPr>
          <w:rFonts w:ascii="Times New Roman" w:eastAsia="Times New Roman" w:hAnsi="Times New Roman" w:cs="Times New Roman"/>
          <w:sz w:val="24"/>
          <w:szCs w:val="24"/>
        </w:rPr>
        <w:t xml:space="preserve"> and sun and beach tourism that develop throughout </w:t>
      </w:r>
      <w:r w:rsidR="007C07B4" w:rsidRPr="007C07B4">
        <w:rPr>
          <w:rFonts w:ascii="Times New Roman" w:eastAsia="Times New Roman" w:hAnsi="Times New Roman" w:cs="Times New Roman"/>
          <w:sz w:val="24"/>
          <w:szCs w:val="24"/>
        </w:rPr>
        <w:lastRenderedPageBreak/>
        <w:t>the year.</w:t>
      </w:r>
      <w:r w:rsidR="007C07B4">
        <w:rPr>
          <w:rFonts w:ascii="Times New Roman" w:eastAsia="Times New Roman" w:hAnsi="Times New Roman" w:cs="Times New Roman"/>
          <w:sz w:val="24"/>
          <w:szCs w:val="24"/>
        </w:rPr>
        <w:t xml:space="preserve"> </w:t>
      </w:r>
      <w:del w:id="197" w:author="muyaguari@yahoo.com" w:date="2021-05-20T18:59:00Z">
        <w:r w:rsidR="007C07B4" w:rsidDel="00017C3D">
          <w:rPr>
            <w:rFonts w:ascii="Times New Roman" w:eastAsia="Times New Roman" w:hAnsi="Times New Roman" w:cs="Times New Roman"/>
            <w:sz w:val="24"/>
            <w:szCs w:val="24"/>
          </w:rPr>
          <w:delText xml:space="preserve">They </w:delText>
        </w:r>
      </w:del>
      <w:ins w:id="198" w:author="muyaguari@yahoo.com" w:date="2021-05-20T18:59:00Z">
        <w:r w:rsidR="00017C3D">
          <w:rPr>
            <w:rFonts w:ascii="Times New Roman" w:eastAsia="Times New Roman" w:hAnsi="Times New Roman" w:cs="Times New Roman"/>
            <w:sz w:val="24"/>
            <w:szCs w:val="24"/>
          </w:rPr>
          <w:t xml:space="preserve">These </w:t>
        </w:r>
      </w:ins>
      <w:ins w:id="199" w:author="muyaguari@yahoo.com" w:date="2021-05-20T19:00:00Z">
        <w:r w:rsidR="00017C3D">
          <w:rPr>
            <w:rFonts w:ascii="Times New Roman" w:eastAsia="Times New Roman" w:hAnsi="Times New Roman" w:cs="Times New Roman"/>
            <w:sz w:val="24"/>
            <w:szCs w:val="24"/>
          </w:rPr>
          <w:t>places</w:t>
        </w:r>
      </w:ins>
      <w:ins w:id="200" w:author="muyaguari@yahoo.com" w:date="2021-05-20T18:59:00Z">
        <w:r w:rsidR="00017C3D">
          <w:rPr>
            <w:rFonts w:ascii="Times New Roman" w:eastAsia="Times New Roman" w:hAnsi="Times New Roman" w:cs="Times New Roman"/>
            <w:sz w:val="24"/>
            <w:szCs w:val="24"/>
          </w:rPr>
          <w:t xml:space="preserve"> </w:t>
        </w:r>
      </w:ins>
      <w:r w:rsidR="007C07B4">
        <w:rPr>
          <w:rFonts w:ascii="Times New Roman" w:eastAsia="Times New Roman" w:hAnsi="Times New Roman" w:cs="Times New Roman"/>
          <w:sz w:val="24"/>
          <w:szCs w:val="24"/>
        </w:rPr>
        <w:t xml:space="preserve">receive national tourists </w:t>
      </w:r>
      <w:r w:rsidR="007C07B4" w:rsidRPr="007C07B4">
        <w:rPr>
          <w:rFonts w:ascii="Times New Roman" w:eastAsia="Times New Roman" w:hAnsi="Times New Roman" w:cs="Times New Roman"/>
          <w:sz w:val="24"/>
          <w:szCs w:val="24"/>
        </w:rPr>
        <w:t>in the months of December to April (coastal region holiday season); and the month</w:t>
      </w:r>
      <w:r w:rsidR="007C026E">
        <w:rPr>
          <w:rFonts w:ascii="Times New Roman" w:eastAsia="Times New Roman" w:hAnsi="Times New Roman" w:cs="Times New Roman"/>
          <w:sz w:val="24"/>
          <w:szCs w:val="24"/>
        </w:rPr>
        <w:t xml:space="preserve"> </w:t>
      </w:r>
      <w:r w:rsidR="007C07B4" w:rsidRPr="007C07B4">
        <w:rPr>
          <w:rFonts w:ascii="Times New Roman" w:eastAsia="Times New Roman" w:hAnsi="Times New Roman" w:cs="Times New Roman"/>
          <w:sz w:val="24"/>
          <w:szCs w:val="24"/>
        </w:rPr>
        <w:t>from August to October</w:t>
      </w:r>
      <w:r w:rsidR="007C026E">
        <w:rPr>
          <w:rFonts w:ascii="Times New Roman" w:eastAsia="Times New Roman" w:hAnsi="Times New Roman" w:cs="Times New Roman"/>
          <w:sz w:val="24"/>
          <w:szCs w:val="24"/>
        </w:rPr>
        <w:t xml:space="preserve"> (high</w:t>
      </w:r>
      <w:r w:rsidR="007C07B4">
        <w:rPr>
          <w:rFonts w:ascii="Times New Roman" w:eastAsia="Times New Roman" w:hAnsi="Times New Roman" w:cs="Times New Roman"/>
          <w:sz w:val="24"/>
          <w:szCs w:val="24"/>
        </w:rPr>
        <w:t>land region holiday season)</w:t>
      </w:r>
      <w:r w:rsidR="007C026E">
        <w:rPr>
          <w:rFonts w:ascii="Times New Roman" w:eastAsia="Times New Roman" w:hAnsi="Times New Roman" w:cs="Times New Roman"/>
          <w:sz w:val="24"/>
          <w:szCs w:val="24"/>
        </w:rPr>
        <w:t xml:space="preserve">. Santa Elena has a sanitary </w:t>
      </w:r>
      <w:r w:rsidR="007C07B4" w:rsidRPr="007C07B4">
        <w:rPr>
          <w:rFonts w:ascii="Times New Roman" w:eastAsia="Times New Roman" w:hAnsi="Times New Roman" w:cs="Times New Roman"/>
          <w:sz w:val="24"/>
          <w:szCs w:val="24"/>
        </w:rPr>
        <w:t xml:space="preserve">system </w:t>
      </w:r>
      <w:r w:rsidR="007C026E">
        <w:rPr>
          <w:rFonts w:ascii="Times New Roman" w:eastAsia="Times New Roman" w:hAnsi="Times New Roman" w:cs="Times New Roman"/>
          <w:sz w:val="24"/>
          <w:szCs w:val="24"/>
        </w:rPr>
        <w:t>that cover</w:t>
      </w:r>
      <w:ins w:id="201" w:author="muyaguari@yahoo.com" w:date="2021-05-20T19:04:00Z">
        <w:r w:rsidR="009630A8">
          <w:rPr>
            <w:rFonts w:ascii="Times New Roman" w:eastAsia="Times New Roman" w:hAnsi="Times New Roman" w:cs="Times New Roman"/>
            <w:sz w:val="24"/>
            <w:szCs w:val="24"/>
          </w:rPr>
          <w:t>s</w:t>
        </w:r>
      </w:ins>
      <w:r w:rsidR="007C026E">
        <w:rPr>
          <w:rFonts w:ascii="Times New Roman" w:eastAsia="Times New Roman" w:hAnsi="Times New Roman" w:cs="Times New Roman"/>
          <w:sz w:val="24"/>
          <w:szCs w:val="24"/>
        </w:rPr>
        <w:t xml:space="preserve"> </w:t>
      </w:r>
      <w:del w:id="202" w:author="muyaguari@yahoo.com" w:date="2021-05-20T19:04:00Z">
        <w:r w:rsidR="007C026E" w:rsidDel="009630A8">
          <w:rPr>
            <w:rFonts w:ascii="Times New Roman" w:eastAsia="Times New Roman" w:hAnsi="Times New Roman" w:cs="Times New Roman"/>
            <w:sz w:val="24"/>
            <w:szCs w:val="24"/>
          </w:rPr>
          <w:delText xml:space="preserve">the </w:delText>
        </w:r>
      </w:del>
      <w:r w:rsidR="007C07B4" w:rsidRPr="007C07B4">
        <w:rPr>
          <w:rFonts w:ascii="Times New Roman" w:eastAsia="Times New Roman" w:hAnsi="Times New Roman" w:cs="Times New Roman"/>
          <w:sz w:val="24"/>
          <w:szCs w:val="24"/>
        </w:rPr>
        <w:t>60% of the urban area</w:t>
      </w:r>
      <w:ins w:id="203" w:author="muyaguari@yahoo.com" w:date="2021-05-20T19:04:00Z">
        <w:r w:rsidR="009630A8">
          <w:rPr>
            <w:rFonts w:ascii="Times New Roman" w:eastAsia="Times New Roman" w:hAnsi="Times New Roman" w:cs="Times New Roman"/>
            <w:sz w:val="24"/>
            <w:szCs w:val="24"/>
          </w:rPr>
          <w:t xml:space="preserve">. This </w:t>
        </w:r>
      </w:ins>
      <w:del w:id="204" w:author="muyaguari@yahoo.com" w:date="2021-05-20T19:04:00Z">
        <w:r w:rsidR="007C07B4" w:rsidRPr="007C07B4" w:rsidDel="009630A8">
          <w:rPr>
            <w:rFonts w:ascii="Times New Roman" w:eastAsia="Times New Roman" w:hAnsi="Times New Roman" w:cs="Times New Roman"/>
            <w:sz w:val="24"/>
            <w:szCs w:val="24"/>
          </w:rPr>
          <w:delText xml:space="preserve">, which consists </w:delText>
        </w:r>
      </w:del>
      <w:ins w:id="205" w:author="muyaguari@yahoo.com" w:date="2021-05-20T19:04:00Z">
        <w:r w:rsidR="009630A8">
          <w:rPr>
            <w:rFonts w:ascii="Times New Roman" w:eastAsia="Times New Roman" w:hAnsi="Times New Roman" w:cs="Times New Roman"/>
            <w:sz w:val="24"/>
            <w:szCs w:val="24"/>
          </w:rPr>
          <w:t xml:space="preserve">sanitary </w:t>
        </w:r>
      </w:ins>
      <w:del w:id="206" w:author="muyaguari@yahoo.com" w:date="2021-05-20T19:04:00Z">
        <w:r w:rsidR="007C07B4" w:rsidRPr="007C07B4" w:rsidDel="009630A8">
          <w:rPr>
            <w:rFonts w:ascii="Times New Roman" w:eastAsia="Times New Roman" w:hAnsi="Times New Roman" w:cs="Times New Roman"/>
            <w:sz w:val="24"/>
            <w:szCs w:val="24"/>
          </w:rPr>
          <w:delText xml:space="preserve">of </w:delText>
        </w:r>
      </w:del>
      <w:r w:rsidR="007C07B4" w:rsidRPr="007C07B4">
        <w:rPr>
          <w:rFonts w:ascii="Times New Roman" w:eastAsia="Times New Roman" w:hAnsi="Times New Roman" w:cs="Times New Roman"/>
          <w:sz w:val="24"/>
          <w:szCs w:val="24"/>
        </w:rPr>
        <w:t>network</w:t>
      </w:r>
      <w:del w:id="207" w:author="muyaguari@yahoo.com" w:date="2021-05-20T19:05:00Z">
        <w:r w:rsidR="007C07B4" w:rsidRPr="007C07B4" w:rsidDel="009630A8">
          <w:rPr>
            <w:rFonts w:ascii="Times New Roman" w:eastAsia="Times New Roman" w:hAnsi="Times New Roman" w:cs="Times New Roman"/>
            <w:sz w:val="24"/>
            <w:szCs w:val="24"/>
          </w:rPr>
          <w:delText>s</w:delText>
        </w:r>
      </w:del>
      <w:r w:rsidR="007C026E">
        <w:rPr>
          <w:rFonts w:ascii="Times New Roman" w:eastAsia="Times New Roman" w:hAnsi="Times New Roman" w:cs="Times New Roman"/>
          <w:sz w:val="24"/>
          <w:szCs w:val="24"/>
        </w:rPr>
        <w:t xml:space="preserve"> </w:t>
      </w:r>
      <w:del w:id="208" w:author="muyaguari@yahoo.com" w:date="2021-05-20T19:05:00Z">
        <w:r w:rsidR="007C07B4" w:rsidRPr="007C07B4" w:rsidDel="009630A8">
          <w:rPr>
            <w:rFonts w:ascii="Times New Roman" w:eastAsia="Times New Roman" w:hAnsi="Times New Roman" w:cs="Times New Roman"/>
            <w:sz w:val="24"/>
            <w:szCs w:val="24"/>
          </w:rPr>
          <w:delText xml:space="preserve">with </w:delText>
        </w:r>
      </w:del>
      <w:ins w:id="209" w:author="muyaguari@yahoo.com" w:date="2021-05-20T19:05:00Z">
        <w:r w:rsidR="009630A8">
          <w:rPr>
            <w:rFonts w:ascii="Times New Roman" w:eastAsia="Times New Roman" w:hAnsi="Times New Roman" w:cs="Times New Roman"/>
            <w:sz w:val="24"/>
            <w:szCs w:val="24"/>
          </w:rPr>
          <w:t>collects</w:t>
        </w:r>
        <w:r w:rsidR="009630A8" w:rsidRPr="007C07B4">
          <w:rPr>
            <w:rFonts w:ascii="Times New Roman" w:eastAsia="Times New Roman" w:hAnsi="Times New Roman" w:cs="Times New Roman"/>
            <w:sz w:val="24"/>
            <w:szCs w:val="24"/>
          </w:rPr>
          <w:t xml:space="preserve"> </w:t>
        </w:r>
      </w:ins>
      <w:del w:id="210" w:author="muyaguari@yahoo.com" w:date="2021-05-20T19:05:00Z">
        <w:r w:rsidR="007C07B4" w:rsidRPr="007C07B4" w:rsidDel="009630A8">
          <w:rPr>
            <w:rFonts w:ascii="Times New Roman" w:eastAsia="Times New Roman" w:hAnsi="Times New Roman" w:cs="Times New Roman"/>
            <w:sz w:val="24"/>
            <w:szCs w:val="24"/>
          </w:rPr>
          <w:delText>collectors that lead the</w:delText>
        </w:r>
      </w:del>
      <w:ins w:id="211" w:author="muyaguari@yahoo.com" w:date="2021-05-20T19:05:00Z">
        <w:r w:rsidR="009630A8">
          <w:rPr>
            <w:rFonts w:ascii="Times New Roman" w:eastAsia="Times New Roman" w:hAnsi="Times New Roman" w:cs="Times New Roman"/>
            <w:sz w:val="24"/>
            <w:szCs w:val="24"/>
          </w:rPr>
          <w:t>waste</w:t>
        </w:r>
      </w:ins>
      <w:del w:id="212" w:author="muyaguari@yahoo.com" w:date="2021-05-20T19:05:00Z">
        <w:r w:rsidR="007C07B4" w:rsidRPr="007C07B4" w:rsidDel="009630A8">
          <w:rPr>
            <w:rFonts w:ascii="Times New Roman" w:eastAsia="Times New Roman" w:hAnsi="Times New Roman" w:cs="Times New Roman"/>
            <w:sz w:val="24"/>
            <w:szCs w:val="24"/>
          </w:rPr>
          <w:delText xml:space="preserve"> </w:delText>
        </w:r>
      </w:del>
      <w:r w:rsidR="007C07B4" w:rsidRPr="007C07B4">
        <w:rPr>
          <w:rFonts w:ascii="Times New Roman" w:eastAsia="Times New Roman" w:hAnsi="Times New Roman" w:cs="Times New Roman"/>
          <w:sz w:val="24"/>
          <w:szCs w:val="24"/>
        </w:rPr>
        <w:t>water to a pumping station and then</w:t>
      </w:r>
      <w:r w:rsidR="007C026E">
        <w:rPr>
          <w:rFonts w:ascii="Times New Roman" w:eastAsia="Times New Roman" w:hAnsi="Times New Roman" w:cs="Times New Roman"/>
          <w:sz w:val="24"/>
          <w:szCs w:val="24"/>
        </w:rPr>
        <w:t xml:space="preserve"> </w:t>
      </w:r>
      <w:r w:rsidR="007C07B4" w:rsidRPr="007C07B4">
        <w:rPr>
          <w:rFonts w:ascii="Times New Roman" w:eastAsia="Times New Roman" w:hAnsi="Times New Roman" w:cs="Times New Roman"/>
          <w:sz w:val="24"/>
          <w:szCs w:val="24"/>
        </w:rPr>
        <w:t xml:space="preserve">towards </w:t>
      </w:r>
      <w:del w:id="213" w:author="muyaguari@yahoo.com" w:date="2021-05-20T19:05:00Z">
        <w:r w:rsidR="007C07B4" w:rsidRPr="007C07B4" w:rsidDel="009630A8">
          <w:rPr>
            <w:rFonts w:ascii="Times New Roman" w:eastAsia="Times New Roman" w:hAnsi="Times New Roman" w:cs="Times New Roman"/>
            <w:sz w:val="24"/>
            <w:szCs w:val="24"/>
          </w:rPr>
          <w:delText xml:space="preserve">the </w:delText>
        </w:r>
      </w:del>
      <w:r w:rsidR="007C07B4" w:rsidRPr="007C07B4">
        <w:rPr>
          <w:rFonts w:ascii="Times New Roman" w:eastAsia="Times New Roman" w:hAnsi="Times New Roman" w:cs="Times New Roman"/>
          <w:sz w:val="24"/>
          <w:szCs w:val="24"/>
        </w:rPr>
        <w:t>oxidation lagoons</w:t>
      </w:r>
      <w:ins w:id="214" w:author="muyaguari@yahoo.com" w:date="2021-05-20T19:08:00Z">
        <w:r w:rsidR="009630A8">
          <w:rPr>
            <w:rFonts w:ascii="Times New Roman" w:eastAsia="Times New Roman" w:hAnsi="Times New Roman" w:cs="Times New Roman"/>
            <w:sz w:val="24"/>
            <w:szCs w:val="24"/>
          </w:rPr>
          <w:t>,</w:t>
        </w:r>
      </w:ins>
      <w:r w:rsidR="007C07B4" w:rsidRPr="007C07B4">
        <w:rPr>
          <w:rFonts w:ascii="Times New Roman" w:eastAsia="Times New Roman" w:hAnsi="Times New Roman" w:cs="Times New Roman"/>
          <w:sz w:val="24"/>
          <w:szCs w:val="24"/>
        </w:rPr>
        <w:t xml:space="preserve"> where</w:t>
      </w:r>
      <w:r w:rsidR="00CE32A7">
        <w:rPr>
          <w:rFonts w:ascii="Times New Roman" w:eastAsia="Times New Roman" w:hAnsi="Times New Roman" w:cs="Times New Roman"/>
          <w:sz w:val="24"/>
          <w:szCs w:val="24"/>
        </w:rPr>
        <w:t xml:space="preserve"> </w:t>
      </w:r>
      <w:del w:id="215" w:author="muyaguari@yahoo.com" w:date="2021-05-20T19:09:00Z">
        <w:r w:rsidR="00CE32A7" w:rsidDel="009630A8">
          <w:rPr>
            <w:rFonts w:ascii="Times New Roman" w:eastAsia="Times New Roman" w:hAnsi="Times New Roman" w:cs="Times New Roman"/>
            <w:sz w:val="24"/>
            <w:szCs w:val="24"/>
          </w:rPr>
          <w:delText xml:space="preserve">it </w:delText>
        </w:r>
      </w:del>
      <w:ins w:id="216" w:author="muyaguari@yahoo.com" w:date="2021-05-20T19:09:00Z">
        <w:r w:rsidR="009630A8">
          <w:rPr>
            <w:rFonts w:ascii="Times New Roman" w:eastAsia="Times New Roman" w:hAnsi="Times New Roman" w:cs="Times New Roman"/>
            <w:sz w:val="24"/>
            <w:szCs w:val="24"/>
          </w:rPr>
          <w:t xml:space="preserve">they </w:t>
        </w:r>
      </w:ins>
      <w:ins w:id="217" w:author="muyaguari@yahoo.com" w:date="2021-05-20T19:08:00Z">
        <w:r w:rsidR="009630A8">
          <w:rPr>
            <w:rFonts w:ascii="Times New Roman" w:eastAsia="Times New Roman" w:hAnsi="Times New Roman" w:cs="Times New Roman"/>
            <w:sz w:val="24"/>
            <w:szCs w:val="24"/>
          </w:rPr>
          <w:t xml:space="preserve">also </w:t>
        </w:r>
      </w:ins>
      <w:r w:rsidR="00CE32A7">
        <w:rPr>
          <w:rFonts w:ascii="Times New Roman" w:eastAsia="Times New Roman" w:hAnsi="Times New Roman" w:cs="Times New Roman"/>
          <w:sz w:val="24"/>
          <w:szCs w:val="24"/>
        </w:rPr>
        <w:t xml:space="preserve">receive </w:t>
      </w:r>
      <w:del w:id="218" w:author="muyaguari@yahoo.com" w:date="2021-05-20T19:08:00Z">
        <w:r w:rsidR="00CE32A7" w:rsidRPr="00CE32A7" w:rsidDel="009630A8">
          <w:rPr>
            <w:rFonts w:ascii="Times New Roman" w:eastAsia="Times New Roman" w:hAnsi="Times New Roman" w:cs="Times New Roman"/>
            <w:sz w:val="24"/>
            <w:szCs w:val="24"/>
          </w:rPr>
          <w:delText xml:space="preserve">effluents </w:delText>
        </w:r>
      </w:del>
      <w:ins w:id="219" w:author="muyaguari@yahoo.com" w:date="2021-05-20T19:08:00Z">
        <w:r w:rsidR="009630A8">
          <w:rPr>
            <w:rFonts w:ascii="Times New Roman" w:eastAsia="Times New Roman" w:hAnsi="Times New Roman" w:cs="Times New Roman"/>
            <w:sz w:val="24"/>
            <w:szCs w:val="24"/>
          </w:rPr>
          <w:t>influents</w:t>
        </w:r>
        <w:r w:rsidR="009630A8" w:rsidRPr="00CE32A7">
          <w:rPr>
            <w:rFonts w:ascii="Times New Roman" w:eastAsia="Times New Roman" w:hAnsi="Times New Roman" w:cs="Times New Roman"/>
            <w:sz w:val="24"/>
            <w:szCs w:val="24"/>
          </w:rPr>
          <w:t xml:space="preserve"> </w:t>
        </w:r>
      </w:ins>
      <w:r w:rsidR="00CE32A7">
        <w:rPr>
          <w:rFonts w:ascii="Times New Roman" w:eastAsia="Times New Roman" w:hAnsi="Times New Roman" w:cs="Times New Roman"/>
          <w:sz w:val="24"/>
          <w:szCs w:val="24"/>
        </w:rPr>
        <w:t>from</w:t>
      </w:r>
      <w:r w:rsidR="00CE32A7" w:rsidRPr="00CE32A7">
        <w:rPr>
          <w:rFonts w:ascii="Times New Roman" w:eastAsia="Times New Roman" w:hAnsi="Times New Roman" w:cs="Times New Roman"/>
          <w:sz w:val="24"/>
          <w:szCs w:val="24"/>
        </w:rPr>
        <w:t xml:space="preserve"> Salinas, San</w:t>
      </w:r>
      <w:r w:rsidR="00CE32A7">
        <w:rPr>
          <w:rFonts w:ascii="Times New Roman" w:eastAsia="Times New Roman" w:hAnsi="Times New Roman" w:cs="Times New Roman"/>
          <w:sz w:val="24"/>
          <w:szCs w:val="24"/>
        </w:rPr>
        <w:t xml:space="preserve">ta Rosa, </w:t>
      </w:r>
      <w:proofErr w:type="spellStart"/>
      <w:r w:rsidR="00CE32A7">
        <w:rPr>
          <w:rFonts w:ascii="Times New Roman" w:eastAsia="Times New Roman" w:hAnsi="Times New Roman" w:cs="Times New Roman"/>
          <w:sz w:val="24"/>
          <w:szCs w:val="24"/>
        </w:rPr>
        <w:t>Muey</w:t>
      </w:r>
      <w:proofErr w:type="spellEnd"/>
      <w:r w:rsidR="00CE32A7">
        <w:rPr>
          <w:rFonts w:ascii="Times New Roman" w:eastAsia="Times New Roman" w:hAnsi="Times New Roman" w:cs="Times New Roman"/>
          <w:sz w:val="24"/>
          <w:szCs w:val="24"/>
        </w:rPr>
        <w:t xml:space="preserve"> and</w:t>
      </w:r>
      <w:r w:rsidR="00CE32A7" w:rsidRPr="00CE32A7">
        <w:rPr>
          <w:rFonts w:ascii="Times New Roman" w:eastAsia="Times New Roman" w:hAnsi="Times New Roman" w:cs="Times New Roman"/>
          <w:sz w:val="24"/>
          <w:szCs w:val="24"/>
        </w:rPr>
        <w:t xml:space="preserve"> La Libertad</w:t>
      </w:r>
      <w:ins w:id="220" w:author="muyaguari@yahoo.com" w:date="2021-05-20T19:08:00Z">
        <w:r w:rsidR="009630A8">
          <w:rPr>
            <w:rFonts w:ascii="Times New Roman" w:eastAsia="Times New Roman" w:hAnsi="Times New Roman" w:cs="Times New Roman"/>
            <w:sz w:val="24"/>
            <w:szCs w:val="24"/>
          </w:rPr>
          <w:t>.</w:t>
        </w:r>
      </w:ins>
      <w:del w:id="221" w:author="muyaguari@yahoo.com" w:date="2021-05-20T19:08:00Z">
        <w:r w:rsidR="00CE32A7" w:rsidDel="009630A8">
          <w:rPr>
            <w:rFonts w:ascii="Times New Roman" w:eastAsia="Times New Roman" w:hAnsi="Times New Roman" w:cs="Times New Roman"/>
            <w:sz w:val="24"/>
            <w:szCs w:val="24"/>
          </w:rPr>
          <w:delText>,</w:delText>
        </w:r>
      </w:del>
      <w:r w:rsidR="00CE32A7">
        <w:rPr>
          <w:rFonts w:ascii="Times New Roman" w:eastAsia="Times New Roman" w:hAnsi="Times New Roman" w:cs="Times New Roman"/>
          <w:sz w:val="24"/>
          <w:szCs w:val="24"/>
        </w:rPr>
        <w:t xml:space="preserve"> </w:t>
      </w:r>
      <w:del w:id="222" w:author="muyaguari@yahoo.com" w:date="2021-05-20T19:08:00Z">
        <w:r w:rsidR="00CE32A7" w:rsidDel="009630A8">
          <w:rPr>
            <w:rFonts w:ascii="Times New Roman" w:eastAsia="Times New Roman" w:hAnsi="Times New Roman" w:cs="Times New Roman"/>
            <w:sz w:val="24"/>
            <w:szCs w:val="24"/>
          </w:rPr>
          <w:delText xml:space="preserve">theses </w:delText>
        </w:r>
      </w:del>
      <w:ins w:id="223" w:author="muyaguari@yahoo.com" w:date="2021-05-20T19:09:00Z">
        <w:r w:rsidR="009630A8">
          <w:rPr>
            <w:rFonts w:ascii="Times New Roman" w:eastAsia="Times New Roman" w:hAnsi="Times New Roman" w:cs="Times New Roman"/>
            <w:sz w:val="24"/>
            <w:szCs w:val="24"/>
          </w:rPr>
          <w:t>W</w:t>
        </w:r>
      </w:ins>
      <w:del w:id="224" w:author="muyaguari@yahoo.com" w:date="2021-05-20T19:09:00Z">
        <w:r w:rsidR="00CE32A7" w:rsidDel="009630A8">
          <w:rPr>
            <w:rFonts w:ascii="Times New Roman" w:eastAsia="Times New Roman" w:hAnsi="Times New Roman" w:cs="Times New Roman"/>
            <w:sz w:val="24"/>
            <w:szCs w:val="24"/>
          </w:rPr>
          <w:delText>w</w:delText>
        </w:r>
      </w:del>
      <w:r w:rsidR="00CE32A7">
        <w:rPr>
          <w:rFonts w:ascii="Times New Roman" w:eastAsia="Times New Roman" w:hAnsi="Times New Roman" w:cs="Times New Roman"/>
          <w:sz w:val="24"/>
          <w:szCs w:val="24"/>
        </w:rPr>
        <w:t xml:space="preserve">astewater </w:t>
      </w:r>
      <w:del w:id="225" w:author="muyaguari@yahoo.com" w:date="2021-05-20T19:09:00Z">
        <w:r w:rsidR="007C07B4" w:rsidRPr="007C07B4" w:rsidDel="009630A8">
          <w:rPr>
            <w:rFonts w:ascii="Times New Roman" w:eastAsia="Times New Roman" w:hAnsi="Times New Roman" w:cs="Times New Roman"/>
            <w:sz w:val="24"/>
            <w:szCs w:val="24"/>
          </w:rPr>
          <w:delText xml:space="preserve"> </w:delText>
        </w:r>
      </w:del>
      <w:r w:rsidR="007C07B4" w:rsidRPr="007C07B4">
        <w:rPr>
          <w:rFonts w:ascii="Times New Roman" w:eastAsia="Times New Roman" w:hAnsi="Times New Roman" w:cs="Times New Roman"/>
          <w:sz w:val="24"/>
          <w:szCs w:val="24"/>
        </w:rPr>
        <w:t>receive</w:t>
      </w:r>
      <w:ins w:id="226" w:author="muyaguari@yahoo.com" w:date="2021-05-20T19:09:00Z">
        <w:r w:rsidR="009630A8">
          <w:rPr>
            <w:rFonts w:ascii="Times New Roman" w:eastAsia="Times New Roman" w:hAnsi="Times New Roman" w:cs="Times New Roman"/>
            <w:sz w:val="24"/>
            <w:szCs w:val="24"/>
          </w:rPr>
          <w:t>s</w:t>
        </w:r>
      </w:ins>
      <w:r w:rsidR="007C07B4" w:rsidRPr="007C07B4">
        <w:rPr>
          <w:rFonts w:ascii="Times New Roman" w:eastAsia="Times New Roman" w:hAnsi="Times New Roman" w:cs="Times New Roman"/>
          <w:sz w:val="24"/>
          <w:szCs w:val="24"/>
        </w:rPr>
        <w:t xml:space="preserve"> a treat</w:t>
      </w:r>
      <w:r w:rsidR="007C026E">
        <w:rPr>
          <w:rFonts w:ascii="Times New Roman" w:eastAsia="Times New Roman" w:hAnsi="Times New Roman" w:cs="Times New Roman"/>
          <w:sz w:val="24"/>
          <w:szCs w:val="24"/>
        </w:rPr>
        <w:t xml:space="preserve">ment with </w:t>
      </w:r>
      <w:r w:rsidR="007C07B4" w:rsidRPr="007C07B4">
        <w:rPr>
          <w:rFonts w:ascii="Times New Roman" w:eastAsia="Times New Roman" w:hAnsi="Times New Roman" w:cs="Times New Roman"/>
          <w:sz w:val="24"/>
          <w:szCs w:val="24"/>
        </w:rPr>
        <w:t xml:space="preserve">oxidation and </w:t>
      </w:r>
      <w:commentRangeStart w:id="227"/>
      <w:r w:rsidR="007C07B4" w:rsidRPr="007C07B4">
        <w:rPr>
          <w:rFonts w:ascii="Times New Roman" w:eastAsia="Times New Roman" w:hAnsi="Times New Roman" w:cs="Times New Roman"/>
          <w:sz w:val="24"/>
          <w:szCs w:val="24"/>
        </w:rPr>
        <w:t>subseque</w:t>
      </w:r>
      <w:r w:rsidR="00CE32A7">
        <w:rPr>
          <w:rFonts w:ascii="Times New Roman" w:eastAsia="Times New Roman" w:hAnsi="Times New Roman" w:cs="Times New Roman"/>
          <w:sz w:val="24"/>
          <w:szCs w:val="24"/>
        </w:rPr>
        <w:t xml:space="preserve">nt </w:t>
      </w:r>
      <w:r w:rsidR="00213D6C">
        <w:rPr>
          <w:rFonts w:ascii="Times New Roman" w:eastAsia="Times New Roman" w:hAnsi="Times New Roman" w:cs="Times New Roman"/>
          <w:sz w:val="24"/>
          <w:szCs w:val="24"/>
        </w:rPr>
        <w:t>disinfection</w:t>
      </w:r>
      <w:r w:rsidR="007C026E">
        <w:rPr>
          <w:rFonts w:ascii="Times New Roman" w:eastAsia="Times New Roman" w:hAnsi="Times New Roman" w:cs="Times New Roman"/>
          <w:sz w:val="24"/>
          <w:szCs w:val="24"/>
        </w:rPr>
        <w:t xml:space="preserve"> </w:t>
      </w:r>
      <w:commentRangeEnd w:id="227"/>
      <w:r w:rsidR="009630A8">
        <w:rPr>
          <w:rStyle w:val="CommentReference"/>
        </w:rPr>
        <w:commentReference w:id="227"/>
      </w:r>
      <w:r w:rsidR="007C026E">
        <w:rPr>
          <w:rFonts w:ascii="Times New Roman" w:eastAsia="Times New Roman" w:hAnsi="Times New Roman" w:cs="Times New Roman"/>
          <w:sz w:val="24"/>
          <w:szCs w:val="24"/>
        </w:rPr>
        <w:t xml:space="preserve">to </w:t>
      </w:r>
      <w:del w:id="228" w:author="muyaguari@yahoo.com" w:date="2021-05-20T19:09:00Z">
        <w:r w:rsidR="007C07B4" w:rsidRPr="007C07B4" w:rsidDel="009630A8">
          <w:rPr>
            <w:rFonts w:ascii="Times New Roman" w:eastAsia="Times New Roman" w:hAnsi="Times New Roman" w:cs="Times New Roman"/>
            <w:sz w:val="24"/>
            <w:szCs w:val="24"/>
          </w:rPr>
          <w:delText xml:space="preserve"> </w:delText>
        </w:r>
        <w:r w:rsidR="007C026E" w:rsidDel="009630A8">
          <w:rPr>
            <w:rFonts w:ascii="Times New Roman" w:eastAsia="Times New Roman" w:hAnsi="Times New Roman" w:cs="Times New Roman"/>
            <w:sz w:val="24"/>
            <w:szCs w:val="24"/>
          </w:rPr>
          <w:delText>later</w:delText>
        </w:r>
      </w:del>
      <w:ins w:id="229" w:author="muyaguari@yahoo.com" w:date="2021-05-20T19:09:00Z">
        <w:r w:rsidR="009630A8">
          <w:rPr>
            <w:rFonts w:ascii="Times New Roman" w:eastAsia="Times New Roman" w:hAnsi="Times New Roman" w:cs="Times New Roman"/>
            <w:sz w:val="24"/>
            <w:szCs w:val="24"/>
          </w:rPr>
          <w:t>be</w:t>
        </w:r>
      </w:ins>
      <w:r w:rsidR="007C07B4" w:rsidRPr="007C07B4">
        <w:rPr>
          <w:rFonts w:ascii="Times New Roman" w:eastAsia="Times New Roman" w:hAnsi="Times New Roman" w:cs="Times New Roman"/>
          <w:sz w:val="24"/>
          <w:szCs w:val="24"/>
        </w:rPr>
        <w:t xml:space="preserve"> discharged into the sea</w:t>
      </w:r>
      <w:r w:rsidR="00213D6C">
        <w:rPr>
          <w:rFonts w:ascii="Times New Roman" w:eastAsia="Times New Roman" w:hAnsi="Times New Roman" w:cs="Times New Roman"/>
          <w:sz w:val="24"/>
          <w:szCs w:val="24"/>
        </w:rPr>
        <w:t xml:space="preserve"> (</w:t>
      </w:r>
      <w:proofErr w:type="spellStart"/>
      <w:r w:rsidR="00213D6C">
        <w:rPr>
          <w:rFonts w:ascii="Times New Roman" w:eastAsia="Times New Roman" w:hAnsi="Times New Roman" w:cs="Times New Roman"/>
          <w:sz w:val="24"/>
          <w:szCs w:val="24"/>
        </w:rPr>
        <w:t>Córdova</w:t>
      </w:r>
      <w:proofErr w:type="spellEnd"/>
      <w:r w:rsidR="00FD5607">
        <w:rPr>
          <w:rFonts w:ascii="Times New Roman" w:eastAsia="Times New Roman" w:hAnsi="Times New Roman" w:cs="Times New Roman"/>
          <w:sz w:val="24"/>
          <w:szCs w:val="24"/>
        </w:rPr>
        <w:t>, 2013) w</w:t>
      </w:r>
      <w:r w:rsidR="003F0FFF">
        <w:rPr>
          <w:rFonts w:ascii="Times New Roman" w:eastAsia="Times New Roman" w:hAnsi="Times New Roman" w:cs="Times New Roman"/>
          <w:sz w:val="24"/>
          <w:szCs w:val="24"/>
        </w:rPr>
        <w:t xml:space="preserve">hile Playas has a </w:t>
      </w:r>
      <w:r w:rsidR="003F0FFF" w:rsidRPr="003F0FFF">
        <w:rPr>
          <w:rFonts w:ascii="Times New Roman" w:eastAsia="Times New Roman" w:hAnsi="Times New Roman" w:cs="Times New Roman"/>
          <w:sz w:val="24"/>
          <w:szCs w:val="24"/>
        </w:rPr>
        <w:t>facultative lagoon</w:t>
      </w:r>
      <w:r w:rsidR="00FD5607">
        <w:rPr>
          <w:rFonts w:ascii="Times New Roman" w:eastAsia="Times New Roman" w:hAnsi="Times New Roman" w:cs="Times New Roman"/>
          <w:sz w:val="24"/>
          <w:szCs w:val="24"/>
        </w:rPr>
        <w:t xml:space="preserve"> (Espinoza, 2016).</w:t>
      </w:r>
    </w:p>
    <w:p w14:paraId="46E79379" w14:textId="18AE398E" w:rsidR="007253B1" w:rsidRDefault="007253B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2D" w14:textId="009C8A41" w:rsidR="00E85944" w:rsidRDefault="00473F1D">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Forty</w:t>
      </w:r>
      <w:ins w:id="230" w:author="muyaguari@yahoo.com" w:date="2021-05-28T20:51:00Z">
        <w:r w:rsidR="00C8131C">
          <w:rPr>
            <w:rFonts w:ascii="Times New Roman" w:eastAsia="Times New Roman" w:hAnsi="Times New Roman" w:cs="Times New Roman"/>
            <w:sz w:val="24"/>
            <w:szCs w:val="24"/>
          </w:rPr>
          <w:t>-</w:t>
        </w:r>
      </w:ins>
      <w:del w:id="231" w:author="muyaguari@yahoo.com" w:date="2021-05-28T20:51:00Z">
        <w:r w:rsidDel="00C8131C">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two </w:t>
      </w:r>
      <w:r w:rsidR="007C07B4">
        <w:rPr>
          <w:rFonts w:ascii="Times New Roman" w:eastAsia="Times New Roman" w:hAnsi="Times New Roman" w:cs="Times New Roman"/>
          <w:sz w:val="24"/>
          <w:szCs w:val="24"/>
        </w:rPr>
        <w:t xml:space="preserve">water samples were collected </w:t>
      </w:r>
      <w:r w:rsidR="00716926">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nnually </w:t>
      </w:r>
      <w:del w:id="232" w:author="muyaguari@yahoo.com" w:date="2021-05-28T20:53:00Z">
        <w:r w:rsidDel="00C8131C">
          <w:rPr>
            <w:rFonts w:ascii="Times New Roman" w:eastAsia="Times New Roman" w:hAnsi="Times New Roman" w:cs="Times New Roman"/>
            <w:sz w:val="24"/>
            <w:szCs w:val="24"/>
          </w:rPr>
          <w:delText xml:space="preserve">at </w:delText>
        </w:r>
      </w:del>
      <w:ins w:id="233" w:author="muyaguari@yahoo.com" w:date="2021-05-28T20:53:00Z">
        <w:r w:rsidR="00C8131C">
          <w:rPr>
            <w:rFonts w:ascii="Times New Roman" w:eastAsia="Times New Roman" w:hAnsi="Times New Roman" w:cs="Times New Roman"/>
            <w:sz w:val="24"/>
            <w:szCs w:val="24"/>
          </w:rPr>
          <w:t xml:space="preserve">from </w:t>
        </w:r>
      </w:ins>
      <w:r>
        <w:rPr>
          <w:rFonts w:ascii="Times New Roman" w:eastAsia="Times New Roman" w:hAnsi="Times New Roman" w:cs="Times New Roman"/>
          <w:sz w:val="24"/>
          <w:szCs w:val="24"/>
        </w:rPr>
        <w:t xml:space="preserve">three coastal areas </w:t>
      </w:r>
      <w:del w:id="234" w:author="muyaguari@yahoo.com" w:date="2021-05-28T20:53:00Z">
        <w:r w:rsidDel="00C8131C">
          <w:rPr>
            <w:rFonts w:ascii="Times New Roman" w:eastAsia="Times New Roman" w:hAnsi="Times New Roman" w:cs="Times New Roman"/>
            <w:sz w:val="24"/>
            <w:szCs w:val="24"/>
          </w:rPr>
          <w:delText xml:space="preserve">called </w:delText>
        </w:r>
      </w:del>
      <w:ins w:id="235" w:author="muyaguari@yahoo.com" w:date="2021-05-28T20:53:00Z">
        <w:r w:rsidR="00C8131C">
          <w:rPr>
            <w:rFonts w:ascii="Times New Roman" w:eastAsia="Times New Roman" w:hAnsi="Times New Roman" w:cs="Times New Roman"/>
            <w:sz w:val="24"/>
            <w:szCs w:val="24"/>
          </w:rPr>
          <w:t xml:space="preserve">in </w:t>
        </w:r>
      </w:ins>
      <w:r w:rsidR="00716926">
        <w:rPr>
          <w:rFonts w:ascii="Times New Roman" w:eastAsia="Times New Roman" w:hAnsi="Times New Roman" w:cs="Times New Roman"/>
          <w:sz w:val="24"/>
          <w:szCs w:val="24"/>
        </w:rPr>
        <w:t xml:space="preserve">General </w:t>
      </w:r>
      <w:proofErr w:type="spellStart"/>
      <w:r w:rsidR="00716926">
        <w:rPr>
          <w:rFonts w:ascii="Times New Roman" w:eastAsia="Times New Roman" w:hAnsi="Times New Roman" w:cs="Times New Roman"/>
          <w:sz w:val="24"/>
          <w:szCs w:val="24"/>
        </w:rPr>
        <w:t>Villamil</w:t>
      </w:r>
      <w:proofErr w:type="spellEnd"/>
      <w:r w:rsidR="00716926">
        <w:rPr>
          <w:rFonts w:ascii="Times New Roman" w:eastAsia="Times New Roman" w:hAnsi="Times New Roman" w:cs="Times New Roman"/>
          <w:sz w:val="24"/>
          <w:szCs w:val="24"/>
        </w:rPr>
        <w:t xml:space="preserve"> </w:t>
      </w:r>
      <w:proofErr w:type="gramStart"/>
      <w:r w:rsidR="00716926">
        <w:rPr>
          <w:rFonts w:ascii="Times New Roman" w:eastAsia="Times New Roman" w:hAnsi="Times New Roman" w:cs="Times New Roman"/>
          <w:sz w:val="24"/>
          <w:szCs w:val="24"/>
        </w:rPr>
        <w:t>Playas</w:t>
      </w:r>
      <w:r>
        <w:rPr>
          <w:rFonts w:ascii="Times New Roman" w:eastAsia="Times New Roman" w:hAnsi="Times New Roman" w:cs="Times New Roman"/>
          <w:sz w:val="24"/>
          <w:szCs w:val="24"/>
        </w:rPr>
        <w:t xml:space="preserve">, </w:t>
      </w:r>
      <w:r w:rsidR="00716926">
        <w:rPr>
          <w:rFonts w:ascii="Times New Roman" w:eastAsia="Times New Roman" w:hAnsi="Times New Roman" w:cs="Times New Roman"/>
          <w:sz w:val="24"/>
          <w:szCs w:val="24"/>
        </w:rPr>
        <w:t xml:space="preserve"> S</w:t>
      </w:r>
      <w:r w:rsidR="00F51AD2">
        <w:rPr>
          <w:rFonts w:ascii="Times New Roman" w:eastAsia="Times New Roman" w:hAnsi="Times New Roman" w:cs="Times New Roman"/>
          <w:sz w:val="24"/>
          <w:szCs w:val="24"/>
        </w:rPr>
        <w:t>anta</w:t>
      </w:r>
      <w:proofErr w:type="gramEnd"/>
      <w:r w:rsidR="00F51AD2">
        <w:rPr>
          <w:rFonts w:ascii="Times New Roman" w:eastAsia="Times New Roman" w:hAnsi="Times New Roman" w:cs="Times New Roman"/>
          <w:sz w:val="24"/>
          <w:szCs w:val="24"/>
        </w:rPr>
        <w:t xml:space="preserve"> Elena  and Ayangue</w:t>
      </w:r>
      <w:r w:rsidR="00716926">
        <w:rPr>
          <w:rFonts w:ascii="Times New Roman" w:eastAsia="Times New Roman" w:hAnsi="Times New Roman" w:cs="Times New Roman"/>
          <w:sz w:val="24"/>
          <w:szCs w:val="24"/>
        </w:rPr>
        <w:t xml:space="preserve"> (Figure 1)</w:t>
      </w:r>
      <w:ins w:id="236" w:author="muyaguari@yahoo.com" w:date="2021-05-28T20:53:00Z">
        <w:r w:rsidR="00C8131C">
          <w:rPr>
            <w:rFonts w:ascii="Times New Roman" w:eastAsia="Times New Roman" w:hAnsi="Times New Roman" w:cs="Times New Roman"/>
            <w:sz w:val="24"/>
            <w:szCs w:val="24"/>
          </w:rPr>
          <w:t>.</w:t>
        </w:r>
      </w:ins>
      <w:r w:rsidR="00213D6C">
        <w:rPr>
          <w:rFonts w:ascii="Times New Roman" w:eastAsia="Times New Roman" w:hAnsi="Times New Roman" w:cs="Times New Roman"/>
          <w:sz w:val="24"/>
          <w:szCs w:val="24"/>
        </w:rPr>
        <w:t xml:space="preserve"> </w:t>
      </w:r>
      <w:ins w:id="237" w:author="muyaguari@yahoo.com" w:date="2021-05-28T20:54:00Z">
        <w:r w:rsidR="00C8131C">
          <w:rPr>
            <w:rFonts w:ascii="Times New Roman" w:eastAsia="Times New Roman" w:hAnsi="Times New Roman" w:cs="Times New Roman"/>
            <w:sz w:val="24"/>
            <w:szCs w:val="24"/>
          </w:rPr>
          <w:t>All samples were collected in triplicate</w:t>
        </w:r>
      </w:ins>
      <w:ins w:id="238" w:author="muyaguari@yahoo.com" w:date="2021-05-28T21:11:00Z">
        <w:r w:rsidR="00745F18">
          <w:rPr>
            <w:rFonts w:ascii="Times New Roman" w:eastAsia="Times New Roman" w:hAnsi="Times New Roman" w:cs="Times New Roman"/>
            <w:sz w:val="24"/>
            <w:szCs w:val="24"/>
          </w:rPr>
          <w:t>s</w:t>
        </w:r>
      </w:ins>
      <w:ins w:id="239" w:author="muyaguari@yahoo.com" w:date="2021-05-28T20:54:00Z">
        <w:r w:rsidR="00C8131C">
          <w:rPr>
            <w:rFonts w:ascii="Times New Roman" w:eastAsia="Times New Roman" w:hAnsi="Times New Roman" w:cs="Times New Roman"/>
            <w:sz w:val="24"/>
            <w:szCs w:val="24"/>
          </w:rPr>
          <w:t xml:space="preserve">, except </w:t>
        </w:r>
      </w:ins>
      <w:ins w:id="240" w:author="muyaguari@yahoo.com" w:date="2021-05-28T21:02:00Z">
        <w:r w:rsidR="00317A7F">
          <w:rPr>
            <w:rFonts w:ascii="Times New Roman" w:eastAsia="Times New Roman" w:hAnsi="Times New Roman" w:cs="Times New Roman"/>
            <w:sz w:val="24"/>
            <w:szCs w:val="24"/>
          </w:rPr>
          <w:t xml:space="preserve">the </w:t>
        </w:r>
      </w:ins>
      <w:del w:id="241" w:author="muyaguari@yahoo.com" w:date="2021-05-28T20:54:00Z">
        <w:r w:rsidR="00213D6C" w:rsidDel="00C8131C">
          <w:rPr>
            <w:rFonts w:ascii="Times New Roman" w:eastAsia="Times New Roman" w:hAnsi="Times New Roman" w:cs="Times New Roman"/>
            <w:sz w:val="24"/>
            <w:szCs w:val="24"/>
          </w:rPr>
          <w:delText>Three replicates in each site</w:delText>
        </w:r>
      </w:del>
      <w:del w:id="242" w:author="muyaguari@yahoo.com" w:date="2021-05-28T20:53:00Z">
        <w:r w:rsidR="00213D6C" w:rsidDel="00C8131C">
          <w:rPr>
            <w:rFonts w:ascii="Times New Roman" w:eastAsia="Times New Roman" w:hAnsi="Times New Roman" w:cs="Times New Roman"/>
            <w:sz w:val="24"/>
            <w:szCs w:val="24"/>
          </w:rPr>
          <w:delText>s</w:delText>
        </w:r>
      </w:del>
      <w:del w:id="243" w:author="muyaguari@yahoo.com" w:date="2021-05-28T20:54:00Z">
        <w:r w:rsidR="00213D6C" w:rsidDel="00C8131C">
          <w:rPr>
            <w:rFonts w:ascii="Times New Roman" w:eastAsia="Times New Roman" w:hAnsi="Times New Roman" w:cs="Times New Roman"/>
            <w:sz w:val="24"/>
            <w:szCs w:val="24"/>
          </w:rPr>
          <w:delText xml:space="preserve"> except </w:delText>
        </w:r>
      </w:del>
      <w:r w:rsidR="00213D6C">
        <w:rPr>
          <w:rFonts w:ascii="Times New Roman" w:eastAsia="Times New Roman" w:hAnsi="Times New Roman" w:cs="Times New Roman"/>
          <w:sz w:val="24"/>
          <w:szCs w:val="24"/>
        </w:rPr>
        <w:t>Valdivia</w:t>
      </w:r>
      <w:ins w:id="244" w:author="muyaguari@yahoo.com" w:date="2021-05-28T21:02:00Z">
        <w:r w:rsidR="00317A7F">
          <w:rPr>
            <w:rFonts w:ascii="Times New Roman" w:eastAsia="Times New Roman" w:hAnsi="Times New Roman" w:cs="Times New Roman"/>
            <w:sz w:val="24"/>
            <w:szCs w:val="24"/>
          </w:rPr>
          <w:t xml:space="preserve"> location</w:t>
        </w:r>
      </w:ins>
      <w:ins w:id="245" w:author="muyaguari@yahoo.com" w:date="2021-05-28T20:55:00Z">
        <w:r w:rsidR="00C8131C">
          <w:rPr>
            <w:rFonts w:ascii="Times New Roman" w:eastAsia="Times New Roman" w:hAnsi="Times New Roman" w:cs="Times New Roman"/>
            <w:sz w:val="24"/>
            <w:szCs w:val="24"/>
          </w:rPr>
          <w:t>,</w:t>
        </w:r>
      </w:ins>
      <w:r w:rsidR="00213D6C">
        <w:rPr>
          <w:rFonts w:ascii="Times New Roman" w:eastAsia="Times New Roman" w:hAnsi="Times New Roman" w:cs="Times New Roman"/>
          <w:sz w:val="24"/>
          <w:szCs w:val="24"/>
        </w:rPr>
        <w:t xml:space="preserve"> </w:t>
      </w:r>
      <w:del w:id="246" w:author="muyaguari@yahoo.com" w:date="2021-05-28T20:55:00Z">
        <w:r w:rsidR="00213D6C" w:rsidDel="00C8131C">
          <w:rPr>
            <w:rFonts w:ascii="Times New Roman" w:eastAsia="Times New Roman" w:hAnsi="Times New Roman" w:cs="Times New Roman"/>
            <w:sz w:val="24"/>
            <w:szCs w:val="24"/>
          </w:rPr>
          <w:delText>that only</w:delText>
        </w:r>
      </w:del>
      <w:ins w:id="247" w:author="muyaguari@yahoo.com" w:date="2021-05-28T20:55:00Z">
        <w:r w:rsidR="00C8131C">
          <w:rPr>
            <w:rFonts w:ascii="Times New Roman" w:eastAsia="Times New Roman" w:hAnsi="Times New Roman" w:cs="Times New Roman"/>
            <w:sz w:val="24"/>
            <w:szCs w:val="24"/>
          </w:rPr>
          <w:t>where only duplicate</w:t>
        </w:r>
      </w:ins>
      <w:ins w:id="248" w:author="muyaguari@yahoo.com" w:date="2021-05-28T21:11:00Z">
        <w:r w:rsidR="00745F18">
          <w:rPr>
            <w:rFonts w:ascii="Times New Roman" w:eastAsia="Times New Roman" w:hAnsi="Times New Roman" w:cs="Times New Roman"/>
            <w:sz w:val="24"/>
            <w:szCs w:val="24"/>
          </w:rPr>
          <w:t xml:space="preserve"> samples</w:t>
        </w:r>
      </w:ins>
      <w:ins w:id="249" w:author="muyaguari@yahoo.com" w:date="2021-05-28T20:55:00Z">
        <w:r w:rsidR="00C8131C">
          <w:rPr>
            <w:rFonts w:ascii="Times New Roman" w:eastAsia="Times New Roman" w:hAnsi="Times New Roman" w:cs="Times New Roman"/>
            <w:sz w:val="24"/>
            <w:szCs w:val="24"/>
          </w:rPr>
          <w:t xml:space="preserve"> were</w:t>
        </w:r>
      </w:ins>
      <w:r w:rsidR="00213D6C">
        <w:rPr>
          <w:rFonts w:ascii="Times New Roman" w:eastAsia="Times New Roman" w:hAnsi="Times New Roman" w:cs="Times New Roman"/>
          <w:sz w:val="24"/>
          <w:szCs w:val="24"/>
        </w:rPr>
        <w:t xml:space="preserve"> </w:t>
      </w:r>
      <w:del w:id="250" w:author="muyaguari@yahoo.com" w:date="2021-05-28T20:55:00Z">
        <w:r w:rsidR="00213D6C" w:rsidDel="00C8131C">
          <w:rPr>
            <w:rFonts w:ascii="Times New Roman" w:eastAsia="Times New Roman" w:hAnsi="Times New Roman" w:cs="Times New Roman"/>
            <w:sz w:val="24"/>
            <w:szCs w:val="24"/>
          </w:rPr>
          <w:delText xml:space="preserve">we </w:delText>
        </w:r>
      </w:del>
      <w:r w:rsidR="00213D6C">
        <w:rPr>
          <w:rFonts w:ascii="Times New Roman" w:eastAsia="Times New Roman" w:hAnsi="Times New Roman" w:cs="Times New Roman"/>
          <w:sz w:val="24"/>
          <w:szCs w:val="24"/>
        </w:rPr>
        <w:t xml:space="preserve">collected </w:t>
      </w:r>
      <w:del w:id="251" w:author="muyaguari@yahoo.com" w:date="2021-05-28T20:55:00Z">
        <w:r w:rsidR="00213D6C" w:rsidDel="00C8131C">
          <w:rPr>
            <w:rFonts w:ascii="Times New Roman" w:eastAsia="Times New Roman" w:hAnsi="Times New Roman" w:cs="Times New Roman"/>
            <w:sz w:val="24"/>
            <w:szCs w:val="24"/>
          </w:rPr>
          <w:delText>two replicates</w:delText>
        </w:r>
      </w:del>
      <w:r w:rsidR="00F51AD2">
        <w:rPr>
          <w:rFonts w:ascii="Times New Roman" w:eastAsia="Times New Roman" w:hAnsi="Times New Roman" w:cs="Times New Roman"/>
          <w:sz w:val="24"/>
          <w:szCs w:val="24"/>
        </w:rPr>
        <w:t>.</w:t>
      </w:r>
      <w:r w:rsidR="00716926">
        <w:rPr>
          <w:rFonts w:ascii="Times New Roman" w:eastAsia="Times New Roman" w:hAnsi="Times New Roman" w:cs="Times New Roman"/>
          <w:sz w:val="24"/>
          <w:szCs w:val="24"/>
        </w:rPr>
        <w:t xml:space="preserve"> Water samples w</w:t>
      </w:r>
      <w:r w:rsidR="001770B8">
        <w:rPr>
          <w:rFonts w:ascii="Times New Roman" w:eastAsia="Times New Roman" w:hAnsi="Times New Roman" w:cs="Times New Roman"/>
          <w:sz w:val="24"/>
          <w:szCs w:val="24"/>
        </w:rPr>
        <w:t xml:space="preserve">ere collected </w:t>
      </w:r>
      <w:r w:rsidR="00F51AD2">
        <w:rPr>
          <w:rFonts w:ascii="Times New Roman" w:eastAsia="Times New Roman" w:hAnsi="Times New Roman" w:cs="Times New Roman"/>
          <w:sz w:val="24"/>
          <w:szCs w:val="24"/>
        </w:rPr>
        <w:t xml:space="preserve">in </w:t>
      </w:r>
      <w:r w:rsidR="00716926">
        <w:rPr>
          <w:rFonts w:ascii="Times New Roman" w:eastAsia="Times New Roman" w:hAnsi="Times New Roman" w:cs="Times New Roman"/>
          <w:sz w:val="24"/>
          <w:szCs w:val="24"/>
        </w:rPr>
        <w:t>beaches, estuaries, coastal wate</w:t>
      </w:r>
      <w:r>
        <w:rPr>
          <w:rFonts w:ascii="Times New Roman" w:eastAsia="Times New Roman" w:hAnsi="Times New Roman" w:cs="Times New Roman"/>
          <w:sz w:val="24"/>
          <w:szCs w:val="24"/>
        </w:rPr>
        <w:t xml:space="preserve">rs, open waters, water channel </w:t>
      </w:r>
      <w:r w:rsidR="007253B1">
        <w:rPr>
          <w:rFonts w:ascii="Times New Roman" w:eastAsia="Times New Roman" w:hAnsi="Times New Roman" w:cs="Times New Roman"/>
          <w:sz w:val="24"/>
          <w:szCs w:val="24"/>
        </w:rPr>
        <w:t xml:space="preserve">using </w:t>
      </w:r>
      <w:r w:rsidR="00716926">
        <w:rPr>
          <w:rFonts w:ascii="Times New Roman" w:eastAsia="Times New Roman" w:hAnsi="Times New Roman" w:cs="Times New Roman"/>
          <w:sz w:val="24"/>
          <w:szCs w:val="24"/>
        </w:rPr>
        <w:t>a water telescopic rod, the samples were collected in low tide</w:t>
      </w:r>
      <w:del w:id="252" w:author="muyaguari@yahoo.com" w:date="2021-05-28T21:03:00Z">
        <w:r w:rsidR="00716926" w:rsidDel="00317A7F">
          <w:rPr>
            <w:rFonts w:ascii="Times New Roman" w:eastAsia="Times New Roman" w:hAnsi="Times New Roman" w:cs="Times New Roman"/>
            <w:sz w:val="24"/>
            <w:szCs w:val="24"/>
          </w:rPr>
          <w:delText>l</w:delText>
        </w:r>
      </w:del>
      <w:r w:rsidR="00716926">
        <w:rPr>
          <w:rFonts w:ascii="Times New Roman" w:eastAsia="Times New Roman" w:hAnsi="Times New Roman" w:cs="Times New Roman"/>
          <w:sz w:val="24"/>
          <w:szCs w:val="24"/>
        </w:rPr>
        <w:t>.</w:t>
      </w:r>
      <w:r w:rsidR="001770B8">
        <w:rPr>
          <w:rFonts w:ascii="Times New Roman" w:eastAsia="Times New Roman" w:hAnsi="Times New Roman" w:cs="Times New Roman"/>
          <w:sz w:val="24"/>
          <w:szCs w:val="24"/>
        </w:rPr>
        <w:t xml:space="preserve"> </w:t>
      </w:r>
      <w:r w:rsidR="00716926">
        <w:rPr>
          <w:rFonts w:ascii="Times New Roman" w:eastAsia="Times New Roman" w:hAnsi="Times New Roman" w:cs="Times New Roman"/>
          <w:sz w:val="24"/>
          <w:szCs w:val="24"/>
        </w:rPr>
        <w:t>One lit</w:t>
      </w:r>
      <w:r>
        <w:rPr>
          <w:rFonts w:ascii="Times New Roman" w:eastAsia="Times New Roman" w:hAnsi="Times New Roman" w:cs="Times New Roman"/>
          <w:sz w:val="24"/>
          <w:szCs w:val="24"/>
        </w:rPr>
        <w:t xml:space="preserve">er of wastewater was collected </w:t>
      </w:r>
      <w:del w:id="253" w:author="muyaguari@yahoo.com" w:date="2021-05-28T21:03:00Z">
        <w:r w:rsidR="00716926" w:rsidDel="00317A7F">
          <w:rPr>
            <w:rFonts w:ascii="Times New Roman" w:eastAsia="Times New Roman" w:hAnsi="Times New Roman" w:cs="Times New Roman"/>
            <w:sz w:val="24"/>
            <w:szCs w:val="24"/>
          </w:rPr>
          <w:delText xml:space="preserve">for </w:delText>
        </w:r>
      </w:del>
      <w:ins w:id="254" w:author="muyaguari@yahoo.com" w:date="2021-05-28T21:03:00Z">
        <w:r w:rsidR="00317A7F">
          <w:rPr>
            <w:rFonts w:ascii="Times New Roman" w:eastAsia="Times New Roman" w:hAnsi="Times New Roman" w:cs="Times New Roman"/>
            <w:sz w:val="24"/>
            <w:szCs w:val="24"/>
          </w:rPr>
          <w:t xml:space="preserve">from </w:t>
        </w:r>
      </w:ins>
      <w:r w:rsidR="00716926">
        <w:rPr>
          <w:rFonts w:ascii="Times New Roman" w:eastAsia="Times New Roman" w:hAnsi="Times New Roman" w:cs="Times New Roman"/>
          <w:sz w:val="24"/>
          <w:szCs w:val="24"/>
        </w:rPr>
        <w:t>each site. The wastewater samples were collected in the input and output of WWTP</w:t>
      </w:r>
      <w:r w:rsidR="001770B8">
        <w:rPr>
          <w:rFonts w:ascii="Times New Roman" w:eastAsia="Times New Roman" w:hAnsi="Times New Roman" w:cs="Times New Roman"/>
          <w:sz w:val="24"/>
          <w:szCs w:val="24"/>
        </w:rPr>
        <w:t>s</w:t>
      </w:r>
      <w:r w:rsidR="00716926">
        <w:rPr>
          <w:rFonts w:ascii="Times New Roman" w:eastAsia="Times New Roman" w:hAnsi="Times New Roman" w:cs="Times New Roman"/>
          <w:sz w:val="24"/>
          <w:szCs w:val="24"/>
        </w:rPr>
        <w:t xml:space="preserve"> in sterile bottles and transported on ice to the laboratory with Ecuadorian Accreditation Service (SAE</w:t>
      </w:r>
      <w:ins w:id="255" w:author="muyaguari@yahoo.com" w:date="2021-05-28T21:03:00Z">
        <w:r w:rsidR="00317A7F">
          <w:rPr>
            <w:rFonts w:ascii="Times New Roman" w:eastAsia="Times New Roman" w:hAnsi="Times New Roman" w:cs="Times New Roman"/>
            <w:sz w:val="24"/>
            <w:szCs w:val="24"/>
          </w:rPr>
          <w:t>, acronym in Spanish</w:t>
        </w:r>
      </w:ins>
      <w:r w:rsidR="00716926">
        <w:rPr>
          <w:rFonts w:ascii="Times New Roman" w:eastAsia="Times New Roman" w:hAnsi="Times New Roman" w:cs="Times New Roman"/>
          <w:sz w:val="24"/>
          <w:szCs w:val="24"/>
        </w:rPr>
        <w:t>)</w:t>
      </w:r>
      <w:del w:id="256" w:author="muyaguari@yahoo.com" w:date="2021-05-28T21:03:00Z">
        <w:r w:rsidR="00716926" w:rsidDel="00317A7F">
          <w:rPr>
            <w:rFonts w:ascii="Times New Roman" w:eastAsia="Times New Roman" w:hAnsi="Times New Roman" w:cs="Times New Roman"/>
            <w:sz w:val="24"/>
            <w:szCs w:val="24"/>
          </w:rPr>
          <w:delText xml:space="preserve"> for its acronym in Spanish</w:delText>
        </w:r>
      </w:del>
      <w:ins w:id="257" w:author="muyaguari@yahoo.com" w:date="2021-05-28T21:12:00Z">
        <w:r w:rsidR="00745F18">
          <w:rPr>
            <w:rFonts w:ascii="Times New Roman" w:eastAsia="Times New Roman" w:hAnsi="Times New Roman" w:cs="Times New Roman"/>
            <w:sz w:val="24"/>
            <w:szCs w:val="24"/>
          </w:rPr>
          <w:t xml:space="preserve">. </w:t>
        </w:r>
        <w:commentRangeStart w:id="258"/>
        <w:r w:rsidR="00745F18">
          <w:rPr>
            <w:rFonts w:ascii="Times New Roman" w:eastAsia="Times New Roman" w:hAnsi="Times New Roman" w:cs="Times New Roman"/>
            <w:sz w:val="24"/>
            <w:szCs w:val="24"/>
          </w:rPr>
          <w:t xml:space="preserve">Samples </w:t>
        </w:r>
      </w:ins>
      <w:del w:id="259" w:author="muyaguari@yahoo.com" w:date="2021-05-28T21:12:00Z">
        <w:r w:rsidR="00716926" w:rsidDel="00745F18">
          <w:rPr>
            <w:rFonts w:ascii="Times New Roman" w:eastAsia="Times New Roman" w:hAnsi="Times New Roman" w:cs="Times New Roman"/>
            <w:sz w:val="24"/>
            <w:szCs w:val="24"/>
          </w:rPr>
          <w:delText>, the</w:delText>
        </w:r>
        <w:r w:rsidR="00213D6C" w:rsidDel="00745F18">
          <w:rPr>
            <w:rFonts w:ascii="Times New Roman" w:eastAsia="Times New Roman" w:hAnsi="Times New Roman" w:cs="Times New Roman"/>
            <w:sz w:val="24"/>
            <w:szCs w:val="24"/>
          </w:rPr>
          <w:delText xml:space="preserve">se </w:delText>
        </w:r>
      </w:del>
      <w:r w:rsidR="00213D6C">
        <w:rPr>
          <w:rFonts w:ascii="Times New Roman" w:eastAsia="Times New Roman" w:hAnsi="Times New Roman" w:cs="Times New Roman"/>
          <w:sz w:val="24"/>
          <w:szCs w:val="24"/>
        </w:rPr>
        <w:t xml:space="preserve">were stored at </w:t>
      </w:r>
      <w:r>
        <w:rPr>
          <w:rFonts w:ascii="Times New Roman" w:eastAsia="Times New Roman" w:hAnsi="Times New Roman" w:cs="Times New Roman"/>
          <w:sz w:val="24"/>
          <w:szCs w:val="24"/>
        </w:rPr>
        <w:t xml:space="preserve">4°C </w:t>
      </w:r>
      <w:del w:id="260" w:author="muyaguari@yahoo.com" w:date="2021-05-28T21:26:00Z">
        <w:r w:rsidDel="00745F18">
          <w:rPr>
            <w:rFonts w:ascii="Times New Roman" w:eastAsia="Times New Roman" w:hAnsi="Times New Roman" w:cs="Times New Roman"/>
            <w:sz w:val="24"/>
            <w:szCs w:val="24"/>
          </w:rPr>
          <w:delText xml:space="preserve">until </w:delText>
        </w:r>
        <w:r w:rsidR="00716926" w:rsidDel="00745F18">
          <w:rPr>
            <w:rFonts w:ascii="Times New Roman" w:eastAsia="Times New Roman" w:hAnsi="Times New Roman" w:cs="Times New Roman"/>
            <w:sz w:val="24"/>
            <w:szCs w:val="24"/>
          </w:rPr>
          <w:delText xml:space="preserve">further </w:delText>
        </w:r>
      </w:del>
      <w:ins w:id="261" w:author="muyaguari@yahoo.com" w:date="2021-05-28T21:26:00Z">
        <w:r w:rsidR="00745F18">
          <w:rPr>
            <w:rFonts w:ascii="Times New Roman" w:eastAsia="Times New Roman" w:hAnsi="Times New Roman" w:cs="Times New Roman"/>
            <w:sz w:val="24"/>
            <w:szCs w:val="24"/>
          </w:rPr>
          <w:t>and processed within XX hours.</w:t>
        </w:r>
      </w:ins>
      <w:ins w:id="262" w:author="muyaguari@yahoo.com" w:date="2021-05-28T21:25:00Z">
        <w:r w:rsidR="00745F18">
          <w:rPr>
            <w:rFonts w:ascii="Times New Roman" w:eastAsia="Times New Roman" w:hAnsi="Times New Roman" w:cs="Times New Roman"/>
            <w:sz w:val="24"/>
            <w:szCs w:val="24"/>
          </w:rPr>
          <w:t xml:space="preserve"> </w:t>
        </w:r>
      </w:ins>
      <w:r w:rsidR="00716926" w:rsidRPr="00745F18">
        <w:rPr>
          <w:rFonts w:ascii="Times New Roman" w:eastAsia="Times New Roman" w:hAnsi="Times New Roman" w:cs="Times New Roman"/>
          <w:strike/>
          <w:sz w:val="24"/>
          <w:szCs w:val="24"/>
          <w:rPrChange w:id="263" w:author="muyaguari@yahoo.com" w:date="2021-05-28T21:25:00Z">
            <w:rPr>
              <w:rFonts w:ascii="Times New Roman" w:eastAsia="Times New Roman" w:hAnsi="Times New Roman" w:cs="Times New Roman"/>
              <w:sz w:val="24"/>
              <w:szCs w:val="24"/>
            </w:rPr>
          </w:rPrChange>
        </w:rPr>
        <w:t>microbiological, chemical and physical analysis</w:t>
      </w:r>
      <w:r w:rsidR="00716926">
        <w:rPr>
          <w:rFonts w:ascii="Times New Roman" w:eastAsia="Times New Roman" w:hAnsi="Times New Roman" w:cs="Times New Roman"/>
          <w:sz w:val="24"/>
          <w:szCs w:val="24"/>
        </w:rPr>
        <w:t>.</w:t>
      </w:r>
      <w:commentRangeEnd w:id="258"/>
      <w:r w:rsidR="00745F18">
        <w:rPr>
          <w:rStyle w:val="CommentReference"/>
        </w:rPr>
        <w:commentReference w:id="258"/>
      </w:r>
      <w:r w:rsidR="00716926">
        <w:rPr>
          <w:rFonts w:ascii="Times New Roman" w:eastAsia="Times New Roman" w:hAnsi="Times New Roman" w:cs="Times New Roman"/>
          <w:sz w:val="24"/>
          <w:szCs w:val="24"/>
        </w:rPr>
        <w:t xml:space="preserve"> Samples for SARS-CoV-2 detection were stored </w:t>
      </w:r>
      <w:ins w:id="264" w:author="muyaguari@yahoo.com" w:date="2021-05-28T21:07:00Z">
        <w:r w:rsidR="00317A7F">
          <w:rPr>
            <w:rFonts w:ascii="Times New Roman" w:eastAsia="Times New Roman" w:hAnsi="Times New Roman" w:cs="Times New Roman"/>
            <w:sz w:val="24"/>
            <w:szCs w:val="24"/>
          </w:rPr>
          <w:t xml:space="preserve">at -80 C until further analysis </w:t>
        </w:r>
      </w:ins>
      <w:commentRangeStart w:id="265"/>
      <w:r w:rsidR="00716926">
        <w:rPr>
          <w:rFonts w:ascii="Times New Roman" w:eastAsia="Times New Roman" w:hAnsi="Times New Roman" w:cs="Times New Roman"/>
          <w:sz w:val="24"/>
          <w:szCs w:val="24"/>
        </w:rPr>
        <w:t>at the Multidisciplinary Center for Research of the Ecuadorian National Health Institute (Ecuadorian NHI)</w:t>
      </w:r>
      <w:del w:id="266" w:author="muyaguari@yahoo.com" w:date="2021-05-28T21:04:00Z">
        <w:r w:rsidR="00716926" w:rsidDel="00317A7F">
          <w:rPr>
            <w:rFonts w:ascii="Times New Roman" w:eastAsia="Times New Roman" w:hAnsi="Times New Roman" w:cs="Times New Roman"/>
            <w:sz w:val="24"/>
            <w:szCs w:val="24"/>
          </w:rPr>
          <w:delText>,</w:delText>
        </w:r>
      </w:del>
      <w:del w:id="267" w:author="muyaguari@yahoo.com" w:date="2021-05-28T21:07:00Z">
        <w:r w:rsidR="00716926" w:rsidDel="00317A7F">
          <w:rPr>
            <w:rFonts w:ascii="Times New Roman" w:eastAsia="Times New Roman" w:hAnsi="Times New Roman" w:cs="Times New Roman"/>
            <w:sz w:val="24"/>
            <w:szCs w:val="24"/>
          </w:rPr>
          <w:delText xml:space="preserve"> at -80 C</w:delText>
        </w:r>
      </w:del>
      <w:r w:rsidR="00716926">
        <w:rPr>
          <w:rFonts w:ascii="Times New Roman" w:eastAsia="Times New Roman" w:hAnsi="Times New Roman" w:cs="Times New Roman"/>
          <w:sz w:val="24"/>
          <w:szCs w:val="24"/>
        </w:rPr>
        <w:t>.</w:t>
      </w:r>
      <w:commentRangeEnd w:id="265"/>
      <w:r w:rsidR="00317A7F">
        <w:rPr>
          <w:rStyle w:val="CommentReference"/>
        </w:rPr>
        <w:commentReference w:id="265"/>
      </w:r>
    </w:p>
    <w:p w14:paraId="0000002E" w14:textId="77777777" w:rsidR="00E85944" w:rsidRDefault="00E85944">
      <w:pPr>
        <w:spacing w:line="240" w:lineRule="auto"/>
      </w:pPr>
    </w:p>
    <w:p w14:paraId="00000033" w14:textId="77777777" w:rsidR="00E85944" w:rsidRDefault="00E85944">
      <w:pPr>
        <w:spacing w:line="240" w:lineRule="auto"/>
      </w:pPr>
    </w:p>
    <w:p w14:paraId="00000034" w14:textId="0A9ED372" w:rsidR="00E85944" w:rsidRDefault="00011C85">
      <w:pPr>
        <w:spacing w:line="240" w:lineRule="auto"/>
      </w:pPr>
      <w:r>
        <w:rPr>
          <w:noProof/>
          <w:lang w:val="es-ES"/>
        </w:rPr>
        <w:drawing>
          <wp:anchor distT="0" distB="0" distL="114300" distR="114300" simplePos="0" relativeHeight="251666432" behindDoc="0" locked="0" layoutInCell="1" allowOverlap="1" wp14:anchorId="11B4B71F" wp14:editId="25BAB255">
            <wp:simplePos x="0" y="0"/>
            <wp:positionH relativeFrom="margin">
              <wp:align>right</wp:align>
            </wp:positionH>
            <wp:positionV relativeFrom="paragraph">
              <wp:posOffset>-133350</wp:posOffset>
            </wp:positionV>
            <wp:extent cx="5943600" cy="3571875"/>
            <wp:effectExtent l="0" t="0" r="0" b="952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6185" t="8547" r="15866" b="7122"/>
                    <a:stretch/>
                  </pic:blipFill>
                  <pic:spPr bwMode="auto">
                    <a:xfrm>
                      <a:off x="0" y="0"/>
                      <a:ext cx="5943600" cy="3571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000035" w14:textId="3279EDA6" w:rsidR="00E85944" w:rsidRDefault="00E85944">
      <w:pPr>
        <w:spacing w:line="480" w:lineRule="auto"/>
      </w:pPr>
    </w:p>
    <w:p w14:paraId="29EED102" w14:textId="77777777" w:rsidR="00011C85" w:rsidRDefault="00011C85">
      <w:pPr>
        <w:spacing w:line="480" w:lineRule="auto"/>
      </w:pPr>
    </w:p>
    <w:p w14:paraId="49D50D6C" w14:textId="77777777" w:rsidR="00011C85" w:rsidRDefault="00011C85">
      <w:pPr>
        <w:spacing w:line="480" w:lineRule="auto"/>
      </w:pPr>
    </w:p>
    <w:p w14:paraId="0D70BDF5" w14:textId="77777777" w:rsidR="00011C85" w:rsidRDefault="00011C85">
      <w:pPr>
        <w:spacing w:line="480" w:lineRule="auto"/>
      </w:pPr>
    </w:p>
    <w:p w14:paraId="39340BB0" w14:textId="77777777" w:rsidR="00011C85" w:rsidRDefault="00011C85">
      <w:pPr>
        <w:spacing w:line="480" w:lineRule="auto"/>
      </w:pPr>
    </w:p>
    <w:p w14:paraId="1CB134CF" w14:textId="77777777" w:rsidR="00011C85" w:rsidRDefault="00011C85">
      <w:pPr>
        <w:spacing w:line="480" w:lineRule="auto"/>
      </w:pPr>
    </w:p>
    <w:p w14:paraId="5543A2D1" w14:textId="77777777" w:rsidR="00011C85" w:rsidRDefault="00011C85">
      <w:pPr>
        <w:spacing w:line="480" w:lineRule="auto"/>
      </w:pPr>
    </w:p>
    <w:p w14:paraId="1ECA1FEB" w14:textId="77777777" w:rsidR="00011C85" w:rsidRDefault="00011C85">
      <w:pPr>
        <w:spacing w:line="480" w:lineRule="auto"/>
      </w:pPr>
    </w:p>
    <w:p w14:paraId="4B3734BD" w14:textId="77777777" w:rsidR="00011C85" w:rsidRDefault="00011C85">
      <w:pPr>
        <w:spacing w:line="480" w:lineRule="auto"/>
      </w:pPr>
    </w:p>
    <w:p w14:paraId="1FEF239C" w14:textId="77777777" w:rsidR="00011C85" w:rsidRDefault="00011C85">
      <w:pPr>
        <w:spacing w:line="480" w:lineRule="auto"/>
      </w:pPr>
    </w:p>
    <w:p w14:paraId="3435CF32" w14:textId="77777777" w:rsidR="00011C85" w:rsidRDefault="00011C85">
      <w:pPr>
        <w:spacing w:line="480" w:lineRule="auto"/>
      </w:pPr>
    </w:p>
    <w:p w14:paraId="094B76E4" w14:textId="06581DE1" w:rsidR="00011C85" w:rsidRPr="00011C85" w:rsidRDefault="00716926">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w:t>
      </w:r>
      <w:r>
        <w:rPr>
          <w:rFonts w:ascii="Times New Roman" w:eastAsia="Times New Roman" w:hAnsi="Times New Roman" w:cs="Times New Roman"/>
          <w:sz w:val="24"/>
          <w:szCs w:val="24"/>
        </w:rPr>
        <w:t xml:space="preserve">. Samplings locations of the study area </w:t>
      </w:r>
    </w:p>
    <w:p w14:paraId="00000037" w14:textId="77777777" w:rsidR="00E85944" w:rsidRDefault="0071692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Environmental Measurements</w:t>
      </w:r>
    </w:p>
    <w:p w14:paraId="549BEBA2" w14:textId="670655D9" w:rsidR="00CE56B1" w:rsidRDefault="0071692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environmental parameters (</w:t>
      </w:r>
      <w:commentRangeStart w:id="268"/>
      <w:r>
        <w:rPr>
          <w:rFonts w:ascii="Times New Roman" w:eastAsia="Times New Roman" w:hAnsi="Times New Roman" w:cs="Times New Roman"/>
          <w:sz w:val="24"/>
          <w:szCs w:val="24"/>
        </w:rPr>
        <w:t>physical and chemical</w:t>
      </w:r>
      <w:commentRangeEnd w:id="268"/>
      <w:r w:rsidR="00745F18">
        <w:rPr>
          <w:rStyle w:val="CommentReference"/>
        </w:rPr>
        <w:commentReference w:id="268"/>
      </w:r>
      <w:r>
        <w:rPr>
          <w:rFonts w:ascii="Times New Roman" w:eastAsia="Times New Roman" w:hAnsi="Times New Roman" w:cs="Times New Roman"/>
          <w:sz w:val="24"/>
          <w:szCs w:val="24"/>
        </w:rPr>
        <w:t>) data were collected. Temperature (Te</w:t>
      </w:r>
      <w:r w:rsidR="001770B8">
        <w:rPr>
          <w:rFonts w:ascii="Times New Roman" w:eastAsia="Times New Roman" w:hAnsi="Times New Roman" w:cs="Times New Roman"/>
          <w:sz w:val="24"/>
          <w:szCs w:val="24"/>
        </w:rPr>
        <w:t>mp), pH, salinity (Sal), total solids suspended (</w:t>
      </w:r>
      <w:r>
        <w:rPr>
          <w:rFonts w:ascii="Times New Roman" w:eastAsia="Times New Roman" w:hAnsi="Times New Roman" w:cs="Times New Roman"/>
          <w:sz w:val="24"/>
          <w:szCs w:val="24"/>
        </w:rPr>
        <w:t xml:space="preserve">TSS), dissolved oxygen (DO) were measured </w:t>
      </w:r>
      <w:r>
        <w:rPr>
          <w:rFonts w:ascii="Times New Roman" w:eastAsia="Times New Roman" w:hAnsi="Times New Roman" w:cs="Times New Roman"/>
          <w:i/>
          <w:sz w:val="24"/>
          <w:szCs w:val="24"/>
        </w:rPr>
        <w:t>in situ</w:t>
      </w:r>
      <w:r>
        <w:rPr>
          <w:rFonts w:ascii="Times New Roman" w:eastAsia="Times New Roman" w:hAnsi="Times New Roman" w:cs="Times New Roman"/>
          <w:sz w:val="24"/>
          <w:szCs w:val="24"/>
        </w:rPr>
        <w:t xml:space="preserve"> using YSI HQ30d multiparameter probes. Chemical Oxygen Demand (COD), Biological Oxygen Demand (BOD), Oils </w:t>
      </w:r>
      <w:ins w:id="269" w:author="muyaguari@yahoo.com" w:date="2021-05-28T19:50:00Z">
        <w:r w:rsidR="00E837A1">
          <w:rPr>
            <w:rFonts w:ascii="Times New Roman" w:eastAsia="Times New Roman" w:hAnsi="Times New Roman" w:cs="Times New Roman"/>
            <w:sz w:val="24"/>
            <w:szCs w:val="24"/>
          </w:rPr>
          <w:t>and</w:t>
        </w:r>
      </w:ins>
      <w:del w:id="270" w:author="muyaguari@yahoo.com" w:date="2021-05-28T19:50:00Z">
        <w:r w:rsidDel="00E837A1">
          <w:rPr>
            <w:rFonts w:ascii="Times New Roman" w:eastAsia="Times New Roman" w:hAnsi="Times New Roman" w:cs="Times New Roman"/>
            <w:sz w:val="24"/>
            <w:szCs w:val="24"/>
          </w:rPr>
          <w:delText>&amp;</w:delText>
        </w:r>
      </w:del>
      <w:r>
        <w:rPr>
          <w:rFonts w:ascii="Times New Roman" w:eastAsia="Times New Roman" w:hAnsi="Times New Roman" w:cs="Times New Roman"/>
          <w:sz w:val="24"/>
          <w:szCs w:val="24"/>
        </w:rPr>
        <w:t xml:space="preserve"> fats (OF), surfactants, chlorine, </w:t>
      </w:r>
      <w:ins w:id="271" w:author="muyaguari@yahoo.com" w:date="2021-05-28T19:50:00Z">
        <w:r w:rsidR="00E837A1">
          <w:rPr>
            <w:rFonts w:ascii="Times New Roman" w:eastAsia="Times New Roman" w:hAnsi="Times New Roman" w:cs="Times New Roman"/>
            <w:sz w:val="24"/>
            <w:szCs w:val="24"/>
          </w:rPr>
          <w:t xml:space="preserve">and </w:t>
        </w:r>
      </w:ins>
      <w:r>
        <w:rPr>
          <w:rFonts w:ascii="Times New Roman" w:eastAsia="Times New Roman" w:hAnsi="Times New Roman" w:cs="Times New Roman"/>
          <w:sz w:val="24"/>
          <w:szCs w:val="24"/>
        </w:rPr>
        <w:t>ammonium</w:t>
      </w:r>
      <w:del w:id="272" w:author="muyaguari@yahoo.com" w:date="2021-05-28T19:50:00Z">
        <w:r w:rsidDel="00E837A1">
          <w:rPr>
            <w:rFonts w:ascii="Times New Roman" w:eastAsia="Times New Roman" w:hAnsi="Times New Roman" w:cs="Times New Roman"/>
            <w:sz w:val="24"/>
            <w:szCs w:val="24"/>
          </w:rPr>
          <w:delText xml:space="preserve"> and</w:delText>
        </w:r>
      </w:del>
      <w:r>
        <w:rPr>
          <w:rFonts w:ascii="Times New Roman" w:eastAsia="Times New Roman" w:hAnsi="Times New Roman" w:cs="Times New Roman"/>
          <w:sz w:val="24"/>
          <w:szCs w:val="24"/>
        </w:rPr>
        <w:t xml:space="preserve">. The microbiological measurements such as: </w:t>
      </w:r>
      <w:r>
        <w:rPr>
          <w:rFonts w:ascii="Times New Roman" w:eastAsia="Times New Roman" w:hAnsi="Times New Roman" w:cs="Times New Roman"/>
          <w:i/>
          <w:sz w:val="24"/>
          <w:szCs w:val="24"/>
        </w:rPr>
        <w:t xml:space="preserve">Fecal coliforms </w:t>
      </w:r>
      <w:r>
        <w:rPr>
          <w:rFonts w:ascii="Times New Roman" w:eastAsia="Times New Roman" w:hAnsi="Times New Roman" w:cs="Times New Roman"/>
          <w:sz w:val="24"/>
          <w:szCs w:val="24"/>
        </w:rPr>
        <w:t xml:space="preserve">(FC), </w:t>
      </w:r>
      <w:r>
        <w:rPr>
          <w:rFonts w:ascii="Times New Roman" w:eastAsia="Times New Roman" w:hAnsi="Times New Roman" w:cs="Times New Roman"/>
          <w:i/>
          <w:sz w:val="24"/>
          <w:szCs w:val="24"/>
        </w:rPr>
        <w:t xml:space="preserve">Escherichia coli </w:t>
      </w:r>
      <w:r>
        <w:rPr>
          <w:rFonts w:ascii="Times New Roman" w:eastAsia="Times New Roman" w:hAnsi="Times New Roman" w:cs="Times New Roman"/>
          <w:sz w:val="24"/>
          <w:szCs w:val="24"/>
        </w:rPr>
        <w:t xml:space="preserve">(EC) and SARS-CoV-2 were measured in the laboratories </w:t>
      </w:r>
      <w:commentRangeStart w:id="273"/>
      <w:r>
        <w:rPr>
          <w:rFonts w:ascii="Times New Roman" w:eastAsia="Times New Roman" w:hAnsi="Times New Roman" w:cs="Times New Roman"/>
          <w:sz w:val="24"/>
          <w:szCs w:val="24"/>
        </w:rPr>
        <w:t>using different methods</w:t>
      </w:r>
      <w:commentRangeEnd w:id="273"/>
      <w:r w:rsidR="00E837A1">
        <w:rPr>
          <w:rStyle w:val="CommentReference"/>
        </w:rPr>
        <w:commentReference w:id="273"/>
      </w:r>
      <w:r>
        <w:rPr>
          <w:rFonts w:ascii="Times New Roman" w:eastAsia="Times New Roman" w:hAnsi="Times New Roman" w:cs="Times New Roman"/>
          <w:sz w:val="24"/>
          <w:szCs w:val="24"/>
        </w:rPr>
        <w:t>.</w:t>
      </w:r>
      <w:ins w:id="274" w:author="muyaguari@yahoo.com" w:date="2021-05-28T19:50:00Z">
        <w:r w:rsidR="00E837A1">
          <w:rPr>
            <w:rFonts w:ascii="Times New Roman" w:eastAsia="Times New Roman" w:hAnsi="Times New Roman" w:cs="Times New Roman"/>
            <w:sz w:val="24"/>
            <w:szCs w:val="24"/>
          </w:rPr>
          <w:t xml:space="preserve"> </w:t>
        </w:r>
      </w:ins>
      <w:commentRangeStart w:id="275"/>
      <w:r>
        <w:rPr>
          <w:rFonts w:ascii="Times New Roman" w:eastAsia="Times New Roman" w:hAnsi="Times New Roman" w:cs="Times New Roman"/>
          <w:sz w:val="24"/>
          <w:szCs w:val="24"/>
        </w:rPr>
        <w:t>A different treatment was performed for each variab</w:t>
      </w:r>
      <w:r w:rsidR="001770B8">
        <w:rPr>
          <w:rFonts w:ascii="Times New Roman" w:eastAsia="Times New Roman" w:hAnsi="Times New Roman" w:cs="Times New Roman"/>
          <w:sz w:val="24"/>
          <w:szCs w:val="24"/>
        </w:rPr>
        <w:t xml:space="preserve">le using spectrophotometer and </w:t>
      </w:r>
      <w:proofErr w:type="spellStart"/>
      <w:r>
        <w:rPr>
          <w:rFonts w:ascii="Times New Roman" w:eastAsia="Times New Roman" w:hAnsi="Times New Roman" w:cs="Times New Roman"/>
          <w:sz w:val="24"/>
          <w:szCs w:val="24"/>
        </w:rPr>
        <w:t>qRT</w:t>
      </w:r>
      <w:proofErr w:type="spellEnd"/>
      <w:r>
        <w:rPr>
          <w:rFonts w:ascii="Times New Roman" w:eastAsia="Times New Roman" w:hAnsi="Times New Roman" w:cs="Times New Roman"/>
          <w:sz w:val="24"/>
          <w:szCs w:val="24"/>
        </w:rPr>
        <w:t>-PCR.</w:t>
      </w:r>
      <w:commentRangeEnd w:id="275"/>
      <w:r w:rsidR="00E837A1">
        <w:rPr>
          <w:rStyle w:val="CommentReference"/>
        </w:rPr>
        <w:commentReference w:id="275"/>
      </w:r>
    </w:p>
    <w:p w14:paraId="0000003C" w14:textId="77777777" w:rsidR="00E85944" w:rsidRDefault="00E85944">
      <w:pPr>
        <w:spacing w:line="240" w:lineRule="auto"/>
        <w:jc w:val="both"/>
        <w:rPr>
          <w:rFonts w:ascii="Times New Roman" w:eastAsia="Times New Roman" w:hAnsi="Times New Roman" w:cs="Times New Roman"/>
          <w:sz w:val="24"/>
          <w:szCs w:val="24"/>
        </w:rPr>
      </w:pPr>
    </w:p>
    <w:p w14:paraId="0000003D" w14:textId="77777777" w:rsidR="00E85944" w:rsidRDefault="00716926">
      <w:pPr>
        <w:spacing w:line="240" w:lineRule="auto"/>
        <w:jc w:val="both"/>
        <w:rPr>
          <w:rFonts w:ascii="Times New Roman" w:eastAsia="Times New Roman" w:hAnsi="Times New Roman" w:cs="Times New Roman"/>
          <w:b/>
          <w:sz w:val="24"/>
          <w:szCs w:val="24"/>
        </w:rPr>
      </w:pPr>
      <w:commentRangeStart w:id="276"/>
      <w:r>
        <w:rPr>
          <w:rFonts w:ascii="Times New Roman" w:eastAsia="Times New Roman" w:hAnsi="Times New Roman" w:cs="Times New Roman"/>
          <w:b/>
          <w:sz w:val="24"/>
          <w:szCs w:val="24"/>
        </w:rPr>
        <w:t>SARS-CoV-2 Analysis</w:t>
      </w:r>
    </w:p>
    <w:p w14:paraId="0000003E" w14:textId="77777777" w:rsidR="00E85944" w:rsidRDefault="00716926">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Viral particle concentration and RNA isolation</w:t>
      </w:r>
      <w:commentRangeEnd w:id="276"/>
      <w:r w:rsidR="00F8247C">
        <w:rPr>
          <w:rStyle w:val="CommentReference"/>
        </w:rPr>
        <w:commentReference w:id="276"/>
      </w:r>
    </w:p>
    <w:p w14:paraId="0000003F" w14:textId="4F9BFFBF" w:rsidR="00E85944" w:rsidRDefault="00716926">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analysis of SAR-CoV-2 was carried out at two laboratories of the Ecuadorian NHI: 1) the Multidisciplinary Center for Research and 2) the Reference National Center for </w:t>
      </w:r>
      <w:proofErr w:type="spellStart"/>
      <w:r>
        <w:rPr>
          <w:rFonts w:ascii="Times New Roman" w:eastAsia="Times New Roman" w:hAnsi="Times New Roman" w:cs="Times New Roman"/>
          <w:sz w:val="24"/>
          <w:szCs w:val="24"/>
        </w:rPr>
        <w:t>Exanthematic</w:t>
      </w:r>
      <w:proofErr w:type="spellEnd"/>
      <w:r>
        <w:rPr>
          <w:rFonts w:ascii="Times New Roman" w:eastAsia="Times New Roman" w:hAnsi="Times New Roman" w:cs="Times New Roman"/>
          <w:sz w:val="24"/>
          <w:szCs w:val="24"/>
        </w:rPr>
        <w:t xml:space="preserve"> and Arthropod Borne Viruses. Water samples were processed into a biosafety cabinet Class II, Type A 2. One of the key factors for virus detection in water is the use of methods that allow the concentration of viral particles in enough amounts to be detected by the diagnostic test of interest. We evaluated two different methods: 1) skimmed milk organic flocculation (SMF), which is based on the capacity of the proteins to form flocs where the viruses present in the samples usually adhere (</w:t>
      </w:r>
      <w:proofErr w:type="spellStart"/>
      <w:r>
        <w:rPr>
          <w:rFonts w:ascii="Times New Roman" w:eastAsia="Times New Roman" w:hAnsi="Times New Roman" w:cs="Times New Roman"/>
          <w:sz w:val="24"/>
          <w:szCs w:val="24"/>
        </w:rPr>
        <w:t>Calgua</w:t>
      </w:r>
      <w:proofErr w:type="spellEnd"/>
      <w:r>
        <w:rPr>
          <w:rFonts w:ascii="Times New Roman" w:eastAsia="Times New Roman" w:hAnsi="Times New Roman" w:cs="Times New Roman"/>
          <w:sz w:val="24"/>
          <w:szCs w:val="24"/>
        </w:rPr>
        <w:t xml:space="preserve"> et al., 2008) and 2) concentration of organic particles with an aluminum chloride solution (</w:t>
      </w:r>
      <w:proofErr w:type="spellStart"/>
      <w:r>
        <w:rPr>
          <w:rFonts w:ascii="Times New Roman" w:eastAsia="Times New Roman" w:hAnsi="Times New Roman" w:cs="Times New Roman"/>
          <w:sz w:val="24"/>
          <w:szCs w:val="24"/>
        </w:rPr>
        <w:t>AlCl</w:t>
      </w:r>
      <w:proofErr w:type="spellEnd"/>
      <w:r>
        <w:rPr>
          <w:rFonts w:ascii="Times New Roman" w:eastAsia="Times New Roman" w:hAnsi="Times New Roman" w:cs="Times New Roman"/>
          <w:sz w:val="24"/>
          <w:szCs w:val="24"/>
        </w:rPr>
        <w:t>₃), based on viral adsorption–precipita</w:t>
      </w:r>
      <w:del w:id="277" w:author="muyaguari@yahoo.com" w:date="2021-05-28T19:52:00Z">
        <w:r w:rsidDel="00E837A1">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tion (Randazzo et al. 2019). A brief modification was </w:t>
      </w:r>
      <w:del w:id="278" w:author="muyaguari@yahoo.com" w:date="2021-05-29T09:19:00Z">
        <w:r w:rsidDel="00F8247C">
          <w:rPr>
            <w:rFonts w:ascii="Times New Roman" w:eastAsia="Times New Roman" w:hAnsi="Times New Roman" w:cs="Times New Roman"/>
            <w:sz w:val="24"/>
            <w:szCs w:val="24"/>
          </w:rPr>
          <w:delText xml:space="preserve">done </w:delText>
        </w:r>
      </w:del>
      <w:ins w:id="279" w:author="muyaguari@yahoo.com" w:date="2021-05-29T09:19:00Z">
        <w:r w:rsidR="00F8247C">
          <w:rPr>
            <w:rFonts w:ascii="Times New Roman" w:eastAsia="Times New Roman" w:hAnsi="Times New Roman" w:cs="Times New Roman"/>
            <w:sz w:val="24"/>
            <w:szCs w:val="24"/>
          </w:rPr>
          <w:t xml:space="preserve">introduced </w:t>
        </w:r>
      </w:ins>
      <w:r>
        <w:rPr>
          <w:rFonts w:ascii="Times New Roman" w:eastAsia="Times New Roman" w:hAnsi="Times New Roman" w:cs="Times New Roman"/>
          <w:sz w:val="24"/>
          <w:szCs w:val="24"/>
        </w:rPr>
        <w:t xml:space="preserve">for the SMF methods, 1000 mL was used as initial sample volume instead of 10 L, and ~ 100 mL of water containing flocks were processed for the centrifugation steps. To test whether the concentration methods were effective, we spiked a water sample with Dengue Virus serotype 2, cultured in C6/ cells. For SMF we started from a </w:t>
      </w:r>
      <w:ins w:id="280" w:author="muyaguari@yahoo.com" w:date="2021-05-28T22:16:00Z">
        <w:r w:rsidR="0078129B">
          <w:rPr>
            <w:rFonts w:ascii="Times New Roman" w:eastAsia="Times New Roman" w:hAnsi="Times New Roman" w:cs="Times New Roman"/>
            <w:sz w:val="24"/>
            <w:szCs w:val="24"/>
          </w:rPr>
          <w:t xml:space="preserve">1:10 </w:t>
        </w:r>
      </w:ins>
      <w:r>
        <w:rPr>
          <w:rFonts w:ascii="Times New Roman" w:eastAsia="Times New Roman" w:hAnsi="Times New Roman" w:cs="Times New Roman"/>
          <w:sz w:val="24"/>
          <w:szCs w:val="24"/>
        </w:rPr>
        <w:t xml:space="preserve">dilution </w:t>
      </w:r>
      <w:del w:id="281" w:author="muyaguari@yahoo.com" w:date="2021-05-28T22:16:00Z">
        <w:r w:rsidDel="0078129B">
          <w:rPr>
            <w:rFonts w:ascii="Times New Roman" w:eastAsia="Times New Roman" w:hAnsi="Times New Roman" w:cs="Times New Roman"/>
            <w:sz w:val="24"/>
            <w:szCs w:val="24"/>
          </w:rPr>
          <w:delText xml:space="preserve">of 1:10 </w:delText>
        </w:r>
      </w:del>
      <w:r>
        <w:rPr>
          <w:rFonts w:ascii="Times New Roman" w:eastAsia="Times New Roman" w:hAnsi="Times New Roman" w:cs="Times New Roman"/>
          <w:sz w:val="24"/>
          <w:szCs w:val="24"/>
        </w:rPr>
        <w:t xml:space="preserve">and then performed </w:t>
      </w:r>
      <w:del w:id="282" w:author="muyaguari@yahoo.com" w:date="2021-05-28T22:17:00Z">
        <w:r w:rsidDel="0078129B">
          <w:rPr>
            <w:rFonts w:ascii="Times New Roman" w:eastAsia="Times New Roman" w:hAnsi="Times New Roman" w:cs="Times New Roman"/>
            <w:sz w:val="24"/>
            <w:szCs w:val="24"/>
          </w:rPr>
          <w:delText xml:space="preserve">successive </w:delText>
        </w:r>
      </w:del>
      <w:ins w:id="283" w:author="muyaguari@yahoo.com" w:date="2021-05-28T22:17:00Z">
        <w:r w:rsidR="0078129B">
          <w:rPr>
            <w:rFonts w:ascii="Times New Roman" w:eastAsia="Times New Roman" w:hAnsi="Times New Roman" w:cs="Times New Roman"/>
            <w:sz w:val="24"/>
            <w:szCs w:val="24"/>
          </w:rPr>
          <w:t xml:space="preserve">serial </w:t>
        </w:r>
      </w:ins>
      <w:r>
        <w:rPr>
          <w:rFonts w:ascii="Times New Roman" w:eastAsia="Times New Roman" w:hAnsi="Times New Roman" w:cs="Times New Roman"/>
          <w:sz w:val="24"/>
          <w:szCs w:val="24"/>
        </w:rPr>
        <w:t xml:space="preserve">dilutions </w:t>
      </w:r>
      <w:ins w:id="284" w:author="muyaguari@yahoo.com" w:date="2021-05-28T22:17:00Z">
        <w:r w:rsidR="0078129B">
          <w:rPr>
            <w:rFonts w:ascii="Times New Roman" w:eastAsia="Times New Roman" w:hAnsi="Times New Roman" w:cs="Times New Roman"/>
            <w:sz w:val="24"/>
            <w:szCs w:val="24"/>
          </w:rPr>
          <w:t xml:space="preserve">up </w:t>
        </w:r>
      </w:ins>
      <w:r>
        <w:rPr>
          <w:rFonts w:ascii="Times New Roman" w:eastAsia="Times New Roman" w:hAnsi="Times New Roman" w:cs="Times New Roman"/>
          <w:sz w:val="24"/>
          <w:szCs w:val="24"/>
        </w:rPr>
        <w:t xml:space="preserve">to 1:1000, for </w:t>
      </w:r>
      <w:proofErr w:type="spellStart"/>
      <w:r>
        <w:rPr>
          <w:rFonts w:ascii="Times New Roman" w:eastAsia="Times New Roman" w:hAnsi="Times New Roman" w:cs="Times New Roman"/>
          <w:sz w:val="24"/>
          <w:szCs w:val="24"/>
        </w:rPr>
        <w:t>AlCl</w:t>
      </w:r>
      <w:proofErr w:type="spellEnd"/>
      <w:r>
        <w:rPr>
          <w:rFonts w:ascii="Times New Roman" w:eastAsia="Times New Roman" w:hAnsi="Times New Roman" w:cs="Times New Roman"/>
          <w:sz w:val="24"/>
          <w:szCs w:val="24"/>
        </w:rPr>
        <w:t xml:space="preserve">₃ we </w:t>
      </w:r>
      <w:del w:id="285" w:author="muyaguari@yahoo.com" w:date="2021-05-28T22:16:00Z">
        <w:r w:rsidDel="0078129B">
          <w:rPr>
            <w:rFonts w:ascii="Times New Roman" w:eastAsia="Times New Roman" w:hAnsi="Times New Roman" w:cs="Times New Roman"/>
            <w:sz w:val="24"/>
            <w:szCs w:val="24"/>
          </w:rPr>
          <w:delText xml:space="preserve">did </w:delText>
        </w:r>
      </w:del>
      <w:ins w:id="286" w:author="muyaguari@yahoo.com" w:date="2021-05-28T22:16:00Z">
        <w:r w:rsidR="0078129B">
          <w:rPr>
            <w:rFonts w:ascii="Times New Roman" w:eastAsia="Times New Roman" w:hAnsi="Times New Roman" w:cs="Times New Roman"/>
            <w:sz w:val="24"/>
            <w:szCs w:val="24"/>
          </w:rPr>
          <w:t xml:space="preserve">used </w:t>
        </w:r>
      </w:ins>
      <w:r>
        <w:rPr>
          <w:rFonts w:ascii="Times New Roman" w:eastAsia="Times New Roman" w:hAnsi="Times New Roman" w:cs="Times New Roman"/>
          <w:sz w:val="24"/>
          <w:szCs w:val="24"/>
        </w:rPr>
        <w:t xml:space="preserve">a </w:t>
      </w:r>
      <w:del w:id="287" w:author="muyaguari@yahoo.com" w:date="2021-05-28T22:16:00Z">
        <w:r w:rsidDel="0078129B">
          <w:rPr>
            <w:rFonts w:ascii="Times New Roman" w:eastAsia="Times New Roman" w:hAnsi="Times New Roman" w:cs="Times New Roman"/>
            <w:sz w:val="24"/>
            <w:szCs w:val="24"/>
          </w:rPr>
          <w:delText xml:space="preserve">unique </w:delText>
        </w:r>
      </w:del>
      <w:ins w:id="288" w:author="muyaguari@yahoo.com" w:date="2021-05-28T22:16:00Z">
        <w:r w:rsidR="0078129B">
          <w:rPr>
            <w:rFonts w:ascii="Times New Roman" w:eastAsia="Times New Roman" w:hAnsi="Times New Roman" w:cs="Times New Roman"/>
            <w:sz w:val="24"/>
            <w:szCs w:val="24"/>
          </w:rPr>
          <w:t>sole 1:</w:t>
        </w:r>
      </w:ins>
      <w:customXmlInsRangeStart w:id="289" w:author="muyaguari@yahoo.com" w:date="2021-05-28T22:16:00Z"/>
      <w:sdt>
        <w:sdtPr>
          <w:tag w:val="goog_rdk_0"/>
          <w:id w:val="-1835758169"/>
        </w:sdtPr>
        <w:sdtEndPr/>
        <w:sdtContent>
          <w:customXmlInsRangeEnd w:id="289"/>
          <w:commentRangeStart w:id="290"/>
          <w:customXmlInsRangeStart w:id="291" w:author="muyaguari@yahoo.com" w:date="2021-05-28T22:16:00Z"/>
        </w:sdtContent>
      </w:sdt>
      <w:customXmlInsRangeEnd w:id="291"/>
      <w:ins w:id="292" w:author="muyaguari@yahoo.com" w:date="2021-05-28T22:16:00Z">
        <w:r w:rsidR="0078129B">
          <w:rPr>
            <w:rFonts w:ascii="Times New Roman" w:eastAsia="Times New Roman" w:hAnsi="Times New Roman" w:cs="Times New Roman"/>
            <w:sz w:val="24"/>
            <w:szCs w:val="24"/>
          </w:rPr>
          <w:t>100</w:t>
        </w:r>
        <w:commentRangeEnd w:id="290"/>
        <w:r w:rsidR="0078129B">
          <w:commentReference w:id="290"/>
        </w:r>
        <w:r w:rsidR="0078129B">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dilution </w:t>
      </w:r>
      <w:del w:id="293" w:author="muyaguari@yahoo.com" w:date="2021-05-28T22:16:00Z">
        <w:r w:rsidDel="0078129B">
          <w:rPr>
            <w:rFonts w:ascii="Times New Roman" w:eastAsia="Times New Roman" w:hAnsi="Times New Roman" w:cs="Times New Roman"/>
            <w:sz w:val="24"/>
            <w:szCs w:val="24"/>
          </w:rPr>
          <w:delText>1:</w:delText>
        </w:r>
      </w:del>
      <w:customXmlDelRangeStart w:id="294" w:author="muyaguari@yahoo.com" w:date="2021-05-28T22:16:00Z"/>
      <w:sdt>
        <w:sdtPr>
          <w:tag w:val="goog_rdk_0"/>
          <w:id w:val="1960290111"/>
        </w:sdtPr>
        <w:sdtEndPr/>
        <w:sdtContent>
          <w:customXmlDelRangeEnd w:id="294"/>
          <w:commentRangeStart w:id="295"/>
          <w:customXmlDelRangeStart w:id="296" w:author="muyaguari@yahoo.com" w:date="2021-05-28T22:16:00Z"/>
        </w:sdtContent>
      </w:sdt>
      <w:customXmlDelRangeEnd w:id="296"/>
      <w:del w:id="297" w:author="muyaguari@yahoo.com" w:date="2021-05-28T22:16:00Z">
        <w:r w:rsidDel="0078129B">
          <w:rPr>
            <w:rFonts w:ascii="Times New Roman" w:eastAsia="Times New Roman" w:hAnsi="Times New Roman" w:cs="Times New Roman"/>
            <w:sz w:val="24"/>
            <w:szCs w:val="24"/>
          </w:rPr>
          <w:delText>100</w:delText>
        </w:r>
        <w:commentRangeEnd w:id="295"/>
        <w:r w:rsidDel="0078129B">
          <w:commentReference w:id="295"/>
        </w:r>
        <w:r w:rsidDel="0078129B">
          <w:rPr>
            <w:rFonts w:ascii="Times New Roman" w:eastAsia="Times New Roman" w:hAnsi="Times New Roman" w:cs="Times New Roman"/>
            <w:sz w:val="24"/>
            <w:szCs w:val="24"/>
          </w:rPr>
          <w:delText xml:space="preserve"> </w:delText>
        </w:r>
      </w:del>
      <w:proofErr w:type="spellStart"/>
      <w:r>
        <w:rPr>
          <w:rFonts w:ascii="Times New Roman" w:eastAsia="Times New Roman" w:hAnsi="Times New Roman" w:cs="Times New Roman"/>
          <w:sz w:val="24"/>
          <w:szCs w:val="24"/>
        </w:rPr>
        <w:t>AlCl</w:t>
      </w:r>
      <w:proofErr w:type="spellEnd"/>
      <w:r>
        <w:rPr>
          <w:rFonts w:ascii="Times New Roman" w:eastAsia="Times New Roman" w:hAnsi="Times New Roman" w:cs="Times New Roman"/>
          <w:sz w:val="24"/>
          <w:szCs w:val="24"/>
        </w:rPr>
        <w:t xml:space="preserve">₃. The water discarded in the different stages of the viral concentration procedure was treated with chlorine prior to its elimination through the laboratory's piping. We also evaluated water samples without pretreatment for concentration of viral particles, 1000 mL of sample was used for this purpose. RNA </w:t>
      </w:r>
      <w:del w:id="298" w:author="muyaguari@yahoo.com" w:date="2021-05-28T19:53:00Z">
        <w:r w:rsidDel="00E837A1">
          <w:rPr>
            <w:rFonts w:ascii="Times New Roman" w:eastAsia="Times New Roman" w:hAnsi="Times New Roman" w:cs="Times New Roman"/>
            <w:sz w:val="24"/>
            <w:szCs w:val="24"/>
          </w:rPr>
          <w:delText xml:space="preserve">isolation </w:delText>
        </w:r>
      </w:del>
      <w:r>
        <w:rPr>
          <w:rFonts w:ascii="Times New Roman" w:eastAsia="Times New Roman" w:hAnsi="Times New Roman" w:cs="Times New Roman"/>
          <w:sz w:val="24"/>
          <w:szCs w:val="24"/>
        </w:rPr>
        <w:t xml:space="preserve">was </w:t>
      </w:r>
      <w:del w:id="299" w:author="muyaguari@yahoo.com" w:date="2021-05-28T19:52:00Z">
        <w:r w:rsidDel="00E837A1">
          <w:rPr>
            <w:rFonts w:ascii="Times New Roman" w:eastAsia="Times New Roman" w:hAnsi="Times New Roman" w:cs="Times New Roman"/>
            <w:sz w:val="24"/>
            <w:szCs w:val="24"/>
          </w:rPr>
          <w:delText xml:space="preserve">done </w:delText>
        </w:r>
      </w:del>
      <w:ins w:id="300" w:author="muyaguari@yahoo.com" w:date="2021-05-28T19:53:00Z">
        <w:r w:rsidR="00E837A1">
          <w:rPr>
            <w:rFonts w:ascii="Times New Roman" w:eastAsia="Times New Roman" w:hAnsi="Times New Roman" w:cs="Times New Roman"/>
            <w:sz w:val="24"/>
            <w:szCs w:val="24"/>
          </w:rPr>
          <w:t>extracted</w:t>
        </w:r>
      </w:ins>
      <w:ins w:id="301" w:author="muyaguari@yahoo.com" w:date="2021-05-28T19:52:00Z">
        <w:r w:rsidR="00E837A1">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using the commercial </w:t>
      </w:r>
      <w:proofErr w:type="spellStart"/>
      <w:r>
        <w:rPr>
          <w:rFonts w:ascii="Times New Roman" w:eastAsia="Times New Roman" w:hAnsi="Times New Roman" w:cs="Times New Roman"/>
          <w:sz w:val="24"/>
          <w:szCs w:val="24"/>
        </w:rPr>
        <w:t>QIAamp</w:t>
      </w:r>
      <w:proofErr w:type="spellEnd"/>
      <w:r>
        <w:rPr>
          <w:rFonts w:ascii="Times New Roman" w:eastAsia="Times New Roman" w:hAnsi="Times New Roman" w:cs="Times New Roman"/>
          <w:sz w:val="24"/>
          <w:szCs w:val="24"/>
        </w:rPr>
        <w:t xml:space="preserve"> Viral RNA Mini Kit Cat No./ID: 1020953 (Qiagen 19300 Germantown Road, Germantown, MD</w:t>
      </w:r>
      <w:del w:id="302" w:author="muyaguari@yahoo.com" w:date="2021-05-28T19:29:00Z">
        <w:r w:rsidDel="00D76BA2">
          <w:rPr>
            <w:rFonts w:ascii="Times New Roman" w:eastAsia="Times New Roman" w:hAnsi="Times New Roman" w:cs="Times New Roman"/>
            <w:sz w:val="24"/>
            <w:szCs w:val="24"/>
          </w:rPr>
          <w:delText xml:space="preserve"> 20874</w:delText>
        </w:r>
      </w:del>
      <w:r>
        <w:rPr>
          <w:rFonts w:ascii="Times New Roman" w:eastAsia="Times New Roman" w:hAnsi="Times New Roman" w:cs="Times New Roman"/>
          <w:sz w:val="24"/>
          <w:szCs w:val="24"/>
        </w:rPr>
        <w:t xml:space="preserve">, USA) </w:t>
      </w:r>
      <w:del w:id="303" w:author="muyaguari@yahoo.com" w:date="2021-05-28T19:29:00Z">
        <w:r w:rsidDel="00D76BA2">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following the manufacturer's instructions.</w:t>
      </w:r>
    </w:p>
    <w:p w14:paraId="00000040" w14:textId="77777777" w:rsidR="00E85944" w:rsidRDefault="00716926">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qRT</w:t>
      </w:r>
      <w:proofErr w:type="spellEnd"/>
      <w:r>
        <w:rPr>
          <w:rFonts w:ascii="Times New Roman" w:eastAsia="Times New Roman" w:hAnsi="Times New Roman" w:cs="Times New Roman"/>
          <w:b/>
          <w:sz w:val="24"/>
          <w:szCs w:val="24"/>
        </w:rPr>
        <w:t>-PCR analysis</w:t>
      </w:r>
    </w:p>
    <w:p w14:paraId="00000042" w14:textId="6B76B402" w:rsidR="00E85944" w:rsidRDefault="00716926">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Analysis of Dengue Virus and SARS-CoV-2 was </w:t>
      </w:r>
      <w:del w:id="304" w:author="muyaguari@yahoo.com" w:date="2021-05-28T19:53:00Z">
        <w:r w:rsidDel="00E837A1">
          <w:rPr>
            <w:rFonts w:ascii="Times New Roman" w:eastAsia="Times New Roman" w:hAnsi="Times New Roman" w:cs="Times New Roman"/>
            <w:sz w:val="24"/>
            <w:szCs w:val="24"/>
          </w:rPr>
          <w:delText xml:space="preserve">done </w:delText>
        </w:r>
      </w:del>
      <w:ins w:id="305" w:author="muyaguari@yahoo.com" w:date="2021-05-28T19:53:00Z">
        <w:r w:rsidR="00E837A1">
          <w:rPr>
            <w:rFonts w:ascii="Times New Roman" w:eastAsia="Times New Roman" w:hAnsi="Times New Roman" w:cs="Times New Roman"/>
            <w:sz w:val="24"/>
            <w:szCs w:val="24"/>
          </w:rPr>
          <w:t xml:space="preserve">conducted </w:t>
        </w:r>
      </w:ins>
      <w:r>
        <w:rPr>
          <w:rFonts w:ascii="Times New Roman" w:eastAsia="Times New Roman" w:hAnsi="Times New Roman" w:cs="Times New Roman"/>
          <w:sz w:val="24"/>
          <w:szCs w:val="24"/>
        </w:rPr>
        <w:t xml:space="preserve">using a one-step PCR procedure. For DENV we use the commercial </w:t>
      </w:r>
      <w:proofErr w:type="spellStart"/>
      <w:r>
        <w:rPr>
          <w:rFonts w:ascii="Times New Roman" w:eastAsia="Times New Roman" w:hAnsi="Times New Roman" w:cs="Times New Roman"/>
          <w:sz w:val="24"/>
          <w:szCs w:val="24"/>
        </w:rPr>
        <w:t>Simplexa</w:t>
      </w:r>
      <w:proofErr w:type="spellEnd"/>
      <w:r>
        <w:rPr>
          <w:rFonts w:ascii="Times New Roman" w:eastAsia="Times New Roman" w:hAnsi="Times New Roman" w:cs="Times New Roman"/>
          <w:sz w:val="24"/>
          <w:szCs w:val="24"/>
        </w:rPr>
        <w:t xml:space="preserve">™ Dengue Kit, Ref MOL3100 (FOCUS Diagnostics)   which includes primers for detection of all four DENV serotypes, we did a </w:t>
      </w:r>
      <w:proofErr w:type="spellStart"/>
      <w:r>
        <w:rPr>
          <w:rFonts w:ascii="Times New Roman" w:eastAsia="Times New Roman" w:hAnsi="Times New Roman" w:cs="Times New Roman"/>
          <w:sz w:val="24"/>
          <w:szCs w:val="24"/>
        </w:rPr>
        <w:t>monoplex</w:t>
      </w:r>
      <w:proofErr w:type="spellEnd"/>
      <w:r>
        <w:rPr>
          <w:rFonts w:ascii="Times New Roman" w:eastAsia="Times New Roman" w:hAnsi="Times New Roman" w:cs="Times New Roman"/>
          <w:sz w:val="24"/>
          <w:szCs w:val="24"/>
        </w:rPr>
        <w:t xml:space="preserve"> reaction for detecting DENV 2, reactions were run on a brand’s proprietary thermocycler M3. Detection of</w:t>
      </w:r>
      <w:del w:id="306" w:author="muyaguari@yahoo.com" w:date="2021-05-28T19:53:00Z">
        <w:r w:rsidDel="00E837A1">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 SARS-CoV-2 was done using the </w:t>
      </w:r>
      <w:proofErr w:type="spellStart"/>
      <w:r>
        <w:rPr>
          <w:rFonts w:ascii="Times New Roman" w:eastAsia="Times New Roman" w:hAnsi="Times New Roman" w:cs="Times New Roman"/>
          <w:sz w:val="24"/>
          <w:szCs w:val="24"/>
        </w:rPr>
        <w:t>SuperScript</w:t>
      </w:r>
      <w:proofErr w:type="spellEnd"/>
      <w:r>
        <w:rPr>
          <w:rFonts w:ascii="Times New Roman" w:eastAsia="Times New Roman" w:hAnsi="Times New Roman" w:cs="Times New Roman"/>
          <w:sz w:val="24"/>
          <w:szCs w:val="24"/>
        </w:rPr>
        <w:t xml:space="preserve"> III Platinum One-Step </w:t>
      </w:r>
      <w:proofErr w:type="spellStart"/>
      <w:r>
        <w:rPr>
          <w:rFonts w:ascii="Times New Roman" w:eastAsia="Times New Roman" w:hAnsi="Times New Roman" w:cs="Times New Roman"/>
          <w:sz w:val="24"/>
          <w:szCs w:val="24"/>
        </w:rPr>
        <w:t>qRT</w:t>
      </w:r>
      <w:proofErr w:type="spellEnd"/>
      <w:r>
        <w:rPr>
          <w:rFonts w:ascii="Times New Roman" w:eastAsia="Times New Roman" w:hAnsi="Times New Roman" w:cs="Times New Roman"/>
          <w:sz w:val="24"/>
          <w:szCs w:val="24"/>
        </w:rPr>
        <w:t>-PCR kit, Ref 11732-088 (</w:t>
      </w:r>
      <w:proofErr w:type="spellStart"/>
      <w:r>
        <w:rPr>
          <w:rFonts w:ascii="Times New Roman" w:eastAsia="Times New Roman" w:hAnsi="Times New Roman" w:cs="Times New Roman"/>
          <w:sz w:val="24"/>
          <w:szCs w:val="24"/>
        </w:rPr>
        <w:t>invitrogen</w:t>
      </w:r>
      <w:proofErr w:type="spellEnd"/>
      <w:r>
        <w:rPr>
          <w:rFonts w:ascii="Times New Roman" w:eastAsia="Times New Roman" w:hAnsi="Times New Roman" w:cs="Times New Roman"/>
          <w:sz w:val="24"/>
          <w:szCs w:val="24"/>
        </w:rPr>
        <w:t xml:space="preserve">) and primers designed by the CDC, which detect two genes of the viral nucleocapsid (N1 and N2). The primers and positive control for SARS-CoV-2 and human ribonuclease P (RNase P) were purchased from Integrated DNA Technologies, Inc. (1710 Commercial Park Coralville, Iowa 52241 USA). </w:t>
      </w:r>
      <w:commentRangeStart w:id="307"/>
      <w:r>
        <w:rPr>
          <w:rFonts w:ascii="Times New Roman" w:eastAsia="Times New Roman" w:hAnsi="Times New Roman" w:cs="Times New Roman"/>
          <w:sz w:val="24"/>
          <w:szCs w:val="24"/>
        </w:rPr>
        <w:t>In general, we followed the manufacturer procedures as described at</w:t>
      </w:r>
      <w:hyperlink r:id="rId14">
        <w:r>
          <w:rPr>
            <w:rFonts w:ascii="Times New Roman" w:eastAsia="Times New Roman" w:hAnsi="Times New Roman" w:cs="Times New Roman"/>
            <w:sz w:val="24"/>
            <w:szCs w:val="24"/>
          </w:rPr>
          <w:t xml:space="preserve"> </w:t>
        </w:r>
      </w:hyperlink>
      <w:hyperlink r:id="rId15">
        <w:r>
          <w:rPr>
            <w:rFonts w:ascii="Times New Roman" w:eastAsia="Times New Roman" w:hAnsi="Times New Roman" w:cs="Times New Roman"/>
            <w:color w:val="1155CC"/>
            <w:sz w:val="24"/>
            <w:szCs w:val="24"/>
            <w:u w:val="single"/>
          </w:rPr>
          <w:t>https://www.fda.gov/media/134922/download</w:t>
        </w:r>
      </w:hyperlink>
      <w:r>
        <w:rPr>
          <w:rFonts w:ascii="Times New Roman" w:eastAsia="Times New Roman" w:hAnsi="Times New Roman" w:cs="Times New Roman"/>
          <w:sz w:val="24"/>
          <w:szCs w:val="24"/>
        </w:rPr>
        <w:t xml:space="preserve">. </w:t>
      </w:r>
      <w:commentRangeEnd w:id="307"/>
      <w:r w:rsidR="00E837A1">
        <w:rPr>
          <w:rStyle w:val="CommentReference"/>
        </w:rPr>
        <w:commentReference w:id="307"/>
      </w:r>
      <w:del w:id="308" w:author="muyaguari@yahoo.com" w:date="2021-05-28T19:57:00Z">
        <w:r w:rsidDel="00E837A1">
          <w:rPr>
            <w:rFonts w:ascii="Times New Roman" w:eastAsia="Times New Roman" w:hAnsi="Times New Roman" w:cs="Times New Roman"/>
            <w:sz w:val="24"/>
            <w:szCs w:val="24"/>
          </w:rPr>
          <w:delText>Briefly</w:delText>
        </w:r>
      </w:del>
      <w:r>
        <w:rPr>
          <w:rFonts w:ascii="Times New Roman" w:eastAsia="Times New Roman" w:hAnsi="Times New Roman" w:cs="Times New Roman"/>
          <w:sz w:val="24"/>
          <w:szCs w:val="24"/>
        </w:rPr>
        <w:t xml:space="preserve"> </w:t>
      </w:r>
      <w:commentRangeStart w:id="309"/>
      <w:ins w:id="310" w:author="muyaguari@yahoo.com" w:date="2021-05-28T19:57:00Z">
        <w:r w:rsidR="00E837A1">
          <w:rPr>
            <w:rFonts w:ascii="Times New Roman" w:eastAsia="Times New Roman" w:hAnsi="Times New Roman" w:cs="Times New Roman"/>
            <w:sz w:val="24"/>
            <w:szCs w:val="24"/>
          </w:rPr>
          <w:t>Each</w:t>
        </w:r>
      </w:ins>
      <w:del w:id="311" w:author="muyaguari@yahoo.com" w:date="2021-05-28T19:57:00Z">
        <w:r w:rsidDel="00E837A1">
          <w:rPr>
            <w:rFonts w:ascii="Times New Roman" w:eastAsia="Times New Roman" w:hAnsi="Times New Roman" w:cs="Times New Roman"/>
            <w:sz w:val="24"/>
            <w:szCs w:val="24"/>
          </w:rPr>
          <w:delText>the</w:delText>
        </w:r>
      </w:del>
      <w:r>
        <w:rPr>
          <w:rFonts w:ascii="Times New Roman" w:eastAsia="Times New Roman" w:hAnsi="Times New Roman" w:cs="Times New Roman"/>
          <w:sz w:val="24"/>
          <w:szCs w:val="24"/>
        </w:rPr>
        <w:t xml:space="preserve"> </w:t>
      </w:r>
      <w:ins w:id="312" w:author="muyaguari@yahoo.com" w:date="2021-05-28T19:57:00Z">
        <w:r w:rsidR="00E837A1">
          <w:rPr>
            <w:rFonts w:ascii="Times New Roman" w:eastAsia="Times New Roman" w:hAnsi="Times New Roman" w:cs="Times New Roman"/>
            <w:sz w:val="24"/>
            <w:szCs w:val="24"/>
          </w:rPr>
          <w:t xml:space="preserve">One-Step </w:t>
        </w:r>
        <w:proofErr w:type="spellStart"/>
        <w:r w:rsidR="00E837A1">
          <w:rPr>
            <w:rFonts w:ascii="Times New Roman" w:eastAsia="Times New Roman" w:hAnsi="Times New Roman" w:cs="Times New Roman"/>
            <w:sz w:val="24"/>
            <w:szCs w:val="24"/>
          </w:rPr>
          <w:t>qRT</w:t>
        </w:r>
        <w:proofErr w:type="spellEnd"/>
        <w:r w:rsidR="00E837A1">
          <w:rPr>
            <w:rFonts w:ascii="Times New Roman" w:eastAsia="Times New Roman" w:hAnsi="Times New Roman" w:cs="Times New Roman"/>
            <w:sz w:val="24"/>
            <w:szCs w:val="24"/>
          </w:rPr>
          <w:t>-PCR</w:t>
        </w:r>
      </w:ins>
      <w:del w:id="313" w:author="muyaguari@yahoo.com" w:date="2021-05-28T19:57:00Z">
        <w:r w:rsidDel="00E837A1">
          <w:rPr>
            <w:rFonts w:ascii="Times New Roman" w:eastAsia="Times New Roman" w:hAnsi="Times New Roman" w:cs="Times New Roman"/>
            <w:sz w:val="24"/>
            <w:szCs w:val="24"/>
          </w:rPr>
          <w:delText>onestep PCR</w:delText>
        </w:r>
      </w:del>
      <w:r>
        <w:rPr>
          <w:rFonts w:ascii="Times New Roman" w:eastAsia="Times New Roman" w:hAnsi="Times New Roman" w:cs="Times New Roman"/>
          <w:sz w:val="24"/>
          <w:szCs w:val="24"/>
        </w:rPr>
        <w:t xml:space="preserve"> reaction </w:t>
      </w:r>
      <w:del w:id="314" w:author="muyaguari@yahoo.com" w:date="2021-05-28T19:57:00Z">
        <w:r w:rsidDel="00E837A1">
          <w:rPr>
            <w:rFonts w:ascii="Times New Roman" w:eastAsia="Times New Roman" w:hAnsi="Times New Roman" w:cs="Times New Roman"/>
            <w:sz w:val="24"/>
            <w:szCs w:val="24"/>
          </w:rPr>
          <w:delText xml:space="preserve">for each gene </w:delText>
        </w:r>
      </w:del>
      <w:r>
        <w:rPr>
          <w:rFonts w:ascii="Times New Roman" w:eastAsia="Times New Roman" w:hAnsi="Times New Roman" w:cs="Times New Roman"/>
          <w:sz w:val="24"/>
          <w:szCs w:val="24"/>
        </w:rPr>
        <w:t xml:space="preserve">contained ultrapure water 0.5 µl, buffer mix 12.5 µl, RT enzyme 0.5 µl and primers 1.5 µl. </w:t>
      </w:r>
      <w:commentRangeEnd w:id="309"/>
      <w:r w:rsidR="00E837A1">
        <w:rPr>
          <w:rStyle w:val="CommentReference"/>
        </w:rPr>
        <w:commentReference w:id="309"/>
      </w:r>
      <w:r>
        <w:rPr>
          <w:rFonts w:ascii="Times New Roman" w:eastAsia="Times New Roman" w:hAnsi="Times New Roman" w:cs="Times New Roman"/>
          <w:sz w:val="24"/>
          <w:szCs w:val="24"/>
        </w:rPr>
        <w:t xml:space="preserve"> Reactions were run on a BIO-RAD CFX96 Real-Time PCR System, with the following thermocycling: one cycle of 50°C for 30 seconds, one cycle 95°C for 2 minutes and 45 cycles of </w:t>
      </w:r>
      <w:r>
        <w:rPr>
          <w:rFonts w:ascii="Times New Roman" w:eastAsia="Times New Roman" w:hAnsi="Times New Roman" w:cs="Times New Roman"/>
          <w:sz w:val="24"/>
          <w:szCs w:val="24"/>
        </w:rPr>
        <w:lastRenderedPageBreak/>
        <w:t xml:space="preserve">95°C for 15 seconds and 60°C for 1 minute. As for the CDC protocol, RT-PCR amplification with CT &lt;40 for both genes N1 and N2 was considered positive, amplification of only one gene was considered inconclusive and no amplification was considered negative. Amplification of RNase P gene is not expected from environmental samples. RNA samples leading to positive </w:t>
      </w:r>
      <w:del w:id="315" w:author="muyaguari@yahoo.com" w:date="2021-05-28T22:18:00Z">
        <w:r w:rsidDel="0078129B">
          <w:rPr>
            <w:rFonts w:ascii="Times New Roman" w:eastAsia="Times New Roman" w:hAnsi="Times New Roman" w:cs="Times New Roman"/>
            <w:sz w:val="24"/>
            <w:szCs w:val="24"/>
          </w:rPr>
          <w:delText xml:space="preserve">positive </w:delText>
        </w:r>
      </w:del>
      <w:r>
        <w:rPr>
          <w:rFonts w:ascii="Times New Roman" w:eastAsia="Times New Roman" w:hAnsi="Times New Roman" w:cs="Times New Roman"/>
          <w:sz w:val="24"/>
          <w:szCs w:val="24"/>
        </w:rPr>
        <w:t xml:space="preserve">results were sent for confirmation to the National Reference Center for Influenza and other Respiratory Viruses of the Ecuadorian NHI, </w:t>
      </w:r>
      <w:ins w:id="316" w:author="muyaguari@yahoo.com" w:date="2021-05-28T22:26:00Z">
        <w:r w:rsidR="00497FBA">
          <w:rPr>
            <w:rFonts w:ascii="Times New Roman" w:eastAsia="Times New Roman" w:hAnsi="Times New Roman" w:cs="Times New Roman"/>
            <w:sz w:val="24"/>
            <w:szCs w:val="24"/>
          </w:rPr>
          <w:t>laboratory</w:t>
        </w:r>
      </w:ins>
      <w:ins w:id="317" w:author="muyaguari@yahoo.com" w:date="2021-05-28T22:23:00Z">
        <w:r w:rsidR="00497FBA">
          <w:rPr>
            <w:rFonts w:ascii="Times New Roman" w:eastAsia="Times New Roman" w:hAnsi="Times New Roman" w:cs="Times New Roman"/>
            <w:sz w:val="24"/>
            <w:szCs w:val="24"/>
          </w:rPr>
          <w:t xml:space="preserve"> fully </w:t>
        </w:r>
      </w:ins>
      <w:r>
        <w:rPr>
          <w:rFonts w:ascii="Times New Roman" w:eastAsia="Times New Roman" w:hAnsi="Times New Roman" w:cs="Times New Roman"/>
          <w:sz w:val="24"/>
          <w:szCs w:val="24"/>
        </w:rPr>
        <w:t xml:space="preserve">accredited and certified by </w:t>
      </w:r>
      <w:ins w:id="318" w:author="muyaguari@yahoo.com" w:date="2021-05-28T22:18:00Z">
        <w:r w:rsidR="0078129B">
          <w:rPr>
            <w:rFonts w:ascii="Times New Roman" w:eastAsia="Times New Roman" w:hAnsi="Times New Roman" w:cs="Times New Roman"/>
            <w:sz w:val="24"/>
            <w:szCs w:val="24"/>
          </w:rPr>
          <w:t xml:space="preserve">the </w:t>
        </w:r>
      </w:ins>
      <w:del w:id="319" w:author="muyaguari@yahoo.com" w:date="2021-05-28T22:18:00Z">
        <w:r w:rsidDel="0078129B">
          <w:rPr>
            <w:rFonts w:ascii="Times New Roman" w:eastAsia="Times New Roman" w:hAnsi="Times New Roman" w:cs="Times New Roman"/>
            <w:sz w:val="24"/>
            <w:szCs w:val="24"/>
          </w:rPr>
          <w:delText xml:space="preserve">WHO </w:delText>
        </w:r>
      </w:del>
      <w:ins w:id="320" w:author="muyaguari@yahoo.com" w:date="2021-05-28T22:18:00Z">
        <w:r w:rsidR="0078129B">
          <w:rPr>
            <w:rFonts w:ascii="Times New Roman" w:eastAsia="Times New Roman" w:hAnsi="Times New Roman" w:cs="Times New Roman"/>
            <w:sz w:val="24"/>
            <w:szCs w:val="24"/>
          </w:rPr>
          <w:t xml:space="preserve">World Health Organization </w:t>
        </w:r>
      </w:ins>
      <w:del w:id="321" w:author="muyaguari@yahoo.com" w:date="2021-05-28T22:19:00Z">
        <w:r w:rsidDel="0078129B">
          <w:rPr>
            <w:rFonts w:ascii="Times New Roman" w:eastAsia="Times New Roman" w:hAnsi="Times New Roman" w:cs="Times New Roman"/>
            <w:sz w:val="24"/>
            <w:szCs w:val="24"/>
          </w:rPr>
          <w:delText xml:space="preserve">with 100% of concordance </w:delText>
        </w:r>
      </w:del>
      <w:r>
        <w:rPr>
          <w:rFonts w:ascii="Times New Roman" w:eastAsia="Times New Roman" w:hAnsi="Times New Roman" w:cs="Times New Roman"/>
          <w:sz w:val="24"/>
          <w:szCs w:val="24"/>
        </w:rPr>
        <w:t xml:space="preserve">for diagnosis of SARS-CoV-2. This laboratory uses the protocol of the University of </w:t>
      </w:r>
      <w:proofErr w:type="spellStart"/>
      <w:r>
        <w:rPr>
          <w:rFonts w:ascii="Times New Roman" w:eastAsia="Times New Roman" w:hAnsi="Times New Roman" w:cs="Times New Roman"/>
          <w:sz w:val="24"/>
          <w:szCs w:val="24"/>
        </w:rPr>
        <w:t>Charité</w:t>
      </w:r>
      <w:proofErr w:type="spellEnd"/>
      <w:r>
        <w:rPr>
          <w:rFonts w:ascii="Times New Roman" w:eastAsia="Times New Roman" w:hAnsi="Times New Roman" w:cs="Times New Roman"/>
          <w:sz w:val="24"/>
          <w:szCs w:val="24"/>
        </w:rPr>
        <w:t xml:space="preserve"> which detects a gene of the viral envelope (E).  </w:t>
      </w:r>
    </w:p>
    <w:p w14:paraId="00000043" w14:textId="77777777" w:rsidR="00E85944" w:rsidRDefault="00716926">
      <w:pPr>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Statistical analysis</w:t>
      </w:r>
    </w:p>
    <w:p w14:paraId="00000044" w14:textId="5089D744" w:rsidR="00E85944" w:rsidRDefault="00716926">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exploration was done using R software version 4.0.2.</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Statistical tests were carried out to analyze whether the data presented a normal distribution, a </w:t>
      </w:r>
      <w:ins w:id="322" w:author="muyaguari@yahoo.com" w:date="2021-05-28T22:19:00Z">
        <w:r w:rsidR="0078129B">
          <w:rPr>
            <w:rFonts w:ascii="Times New Roman" w:eastAsia="Times New Roman" w:hAnsi="Times New Roman" w:cs="Times New Roman"/>
            <w:sz w:val="24"/>
            <w:szCs w:val="24"/>
          </w:rPr>
          <w:t>K</w:t>
        </w:r>
      </w:ins>
      <w:del w:id="323" w:author="muyaguari@yahoo.com" w:date="2021-05-28T22:19:00Z">
        <w:r w:rsidDel="0078129B">
          <w:rPr>
            <w:rFonts w:ascii="Times New Roman" w:eastAsia="Times New Roman" w:hAnsi="Times New Roman" w:cs="Times New Roman"/>
            <w:sz w:val="24"/>
            <w:szCs w:val="24"/>
          </w:rPr>
          <w:delText>k</w:delText>
        </w:r>
      </w:del>
      <w:r>
        <w:rPr>
          <w:rFonts w:ascii="Times New Roman" w:eastAsia="Times New Roman" w:hAnsi="Times New Roman" w:cs="Times New Roman"/>
          <w:sz w:val="24"/>
          <w:szCs w:val="24"/>
        </w:rPr>
        <w:t xml:space="preserve">olmogorov-Smirnov test was </w:t>
      </w:r>
      <w:del w:id="324" w:author="muyaguari@yahoo.com" w:date="2021-05-28T22:26:00Z">
        <w:r w:rsidDel="00497FBA">
          <w:rPr>
            <w:rFonts w:ascii="Times New Roman" w:eastAsia="Times New Roman" w:hAnsi="Times New Roman" w:cs="Times New Roman"/>
            <w:sz w:val="24"/>
            <w:szCs w:val="24"/>
          </w:rPr>
          <w:delText xml:space="preserve">done </w:delText>
        </w:r>
      </w:del>
      <w:ins w:id="325" w:author="muyaguari@yahoo.com" w:date="2021-05-28T22:26:00Z">
        <w:r w:rsidR="00497FBA">
          <w:rPr>
            <w:rFonts w:ascii="Times New Roman" w:eastAsia="Times New Roman" w:hAnsi="Times New Roman" w:cs="Times New Roman"/>
            <w:sz w:val="24"/>
            <w:szCs w:val="24"/>
          </w:rPr>
          <w:t xml:space="preserve">conducted </w:t>
        </w:r>
      </w:ins>
      <w:r>
        <w:rPr>
          <w:rFonts w:ascii="Times New Roman" w:eastAsia="Times New Roman" w:hAnsi="Times New Roman" w:cs="Times New Roman"/>
          <w:sz w:val="24"/>
          <w:szCs w:val="24"/>
        </w:rPr>
        <w:t xml:space="preserve">and the </w:t>
      </w:r>
      <w:proofErr w:type="spellStart"/>
      <w:r>
        <w:rPr>
          <w:rFonts w:ascii="Times New Roman" w:eastAsia="Times New Roman" w:hAnsi="Times New Roman" w:cs="Times New Roman"/>
          <w:sz w:val="24"/>
          <w:szCs w:val="24"/>
        </w:rPr>
        <w:t>Levene</w:t>
      </w:r>
      <w:proofErr w:type="spellEnd"/>
      <w:r>
        <w:rPr>
          <w:rFonts w:ascii="Times New Roman" w:eastAsia="Times New Roman" w:hAnsi="Times New Roman" w:cs="Times New Roman"/>
          <w:sz w:val="24"/>
          <w:szCs w:val="24"/>
        </w:rPr>
        <w:t xml:space="preserve"> test fo</w:t>
      </w:r>
      <w:r w:rsidR="00213D6C">
        <w:rPr>
          <w:rFonts w:ascii="Times New Roman" w:eastAsia="Times New Roman" w:hAnsi="Times New Roman" w:cs="Times New Roman"/>
          <w:sz w:val="24"/>
          <w:szCs w:val="24"/>
        </w:rPr>
        <w:t>r homoscedasticity (</w:t>
      </w:r>
      <w:proofErr w:type="spellStart"/>
      <w:r w:rsidR="00213D6C">
        <w:rPr>
          <w:rFonts w:ascii="Times New Roman" w:eastAsia="Times New Roman" w:hAnsi="Times New Roman" w:cs="Times New Roman"/>
          <w:sz w:val="24"/>
          <w:szCs w:val="24"/>
        </w:rPr>
        <w:t>Zar</w:t>
      </w:r>
      <w:proofErr w:type="spellEnd"/>
      <w:r w:rsidR="00213D6C">
        <w:rPr>
          <w:rFonts w:ascii="Times New Roman" w:eastAsia="Times New Roman" w:hAnsi="Times New Roman" w:cs="Times New Roman"/>
          <w:sz w:val="24"/>
          <w:szCs w:val="24"/>
        </w:rPr>
        <w:t>, 1996</w:t>
      </w:r>
      <w:del w:id="326" w:author="muyaguari@yahoo.com" w:date="2021-05-28T22:19:00Z">
        <w:r w:rsidR="00213D6C" w:rsidDel="0078129B">
          <w:rPr>
            <w:rFonts w:ascii="Times New Roman" w:eastAsia="Times New Roman" w:hAnsi="Times New Roman" w:cs="Times New Roman"/>
            <w:sz w:val="24"/>
            <w:szCs w:val="24"/>
          </w:rPr>
          <w:delText>)</w:delText>
        </w:r>
      </w:del>
      <w:r w:rsidR="00213D6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commentRangeStart w:id="327"/>
      <w:r>
        <w:rPr>
          <w:rFonts w:ascii="Times New Roman" w:eastAsia="Times New Roman" w:hAnsi="Times New Roman" w:cs="Times New Roman"/>
          <w:sz w:val="24"/>
          <w:szCs w:val="24"/>
        </w:rPr>
        <w:t xml:space="preserve">Subsequently, to compare </w:t>
      </w:r>
      <w:del w:id="328" w:author="muyaguari@yahoo.com" w:date="2021-05-28T22:27:00Z">
        <w:r w:rsidDel="00497FBA">
          <w:rPr>
            <w:rFonts w:ascii="Times New Roman" w:eastAsia="Times New Roman" w:hAnsi="Times New Roman" w:cs="Times New Roman"/>
            <w:sz w:val="24"/>
            <w:szCs w:val="24"/>
          </w:rPr>
          <w:delText xml:space="preserve">the </w:delText>
        </w:r>
      </w:del>
      <w:r>
        <w:rPr>
          <w:rFonts w:ascii="Times New Roman" w:eastAsia="Times New Roman" w:hAnsi="Times New Roman" w:cs="Times New Roman"/>
          <w:sz w:val="24"/>
          <w:szCs w:val="24"/>
        </w:rPr>
        <w:t>pH, temperature and salinity between site</w:t>
      </w:r>
      <w:ins w:id="329" w:author="muyaguari@yahoo.com" w:date="2021-05-28T22:27:00Z">
        <w:r w:rsidR="00497FBA">
          <w:rPr>
            <w:rFonts w:ascii="Times New Roman" w:eastAsia="Times New Roman" w:hAnsi="Times New Roman" w:cs="Times New Roman"/>
            <w:sz w:val="24"/>
            <w:szCs w:val="24"/>
          </w:rPr>
          <w:t>s</w:t>
        </w:r>
      </w:ins>
      <w:ins w:id="330" w:author="muyaguari@yahoo.com" w:date="2021-05-28T22:20:00Z">
        <w:r w:rsidR="0078129B">
          <w:rPr>
            <w:rFonts w:ascii="Times New Roman" w:eastAsia="Times New Roman" w:hAnsi="Times New Roman" w:cs="Times New Roman"/>
            <w:sz w:val="24"/>
            <w:szCs w:val="24"/>
          </w:rPr>
          <w:t xml:space="preserve">, </w:t>
        </w:r>
      </w:ins>
      <w:ins w:id="331" w:author="muyaguari@yahoo.com" w:date="2021-05-28T22:27:00Z">
        <w:r w:rsidR="00497FBA">
          <w:rPr>
            <w:rFonts w:ascii="Times New Roman" w:eastAsia="Times New Roman" w:hAnsi="Times New Roman" w:cs="Times New Roman"/>
            <w:sz w:val="24"/>
            <w:szCs w:val="24"/>
          </w:rPr>
          <w:t>a</w:t>
        </w:r>
      </w:ins>
      <w:del w:id="332" w:author="muyaguari@yahoo.com" w:date="2021-05-28T22:20:00Z">
        <w:r w:rsidDel="0078129B">
          <w:rPr>
            <w:rFonts w:ascii="Times New Roman" w:eastAsia="Times New Roman" w:hAnsi="Times New Roman" w:cs="Times New Roman"/>
            <w:sz w:val="24"/>
            <w:szCs w:val="24"/>
          </w:rPr>
          <w:delText>s.</w:delText>
        </w:r>
      </w:del>
      <w:del w:id="333" w:author="muyaguari@yahoo.com" w:date="2021-05-28T22:19:00Z">
        <w:r w:rsidR="00213D6C" w:rsidDel="0078129B">
          <w:rPr>
            <w:rFonts w:ascii="Times New Roman" w:eastAsia="Times New Roman" w:hAnsi="Times New Roman" w:cs="Times New Roman"/>
            <w:sz w:val="24"/>
            <w:szCs w:val="24"/>
          </w:rPr>
          <w:delText xml:space="preserve"> </w:delText>
        </w:r>
        <w:r w:rsidDel="0078129B">
          <w:rPr>
            <w:rFonts w:ascii="Times New Roman" w:eastAsia="Times New Roman" w:hAnsi="Times New Roman" w:cs="Times New Roman"/>
            <w:sz w:val="24"/>
            <w:szCs w:val="24"/>
          </w:rPr>
          <w:delText>A</w:delText>
        </w:r>
      </w:del>
      <w:r>
        <w:rPr>
          <w:rFonts w:ascii="Times New Roman" w:eastAsia="Times New Roman" w:hAnsi="Times New Roman" w:cs="Times New Roman"/>
          <w:sz w:val="24"/>
          <w:szCs w:val="24"/>
        </w:rPr>
        <w:t xml:space="preserve"> one-way ANOVA test (p &lt;0.05) with a Tukey a posteriori test was applied. Then, to compare </w:t>
      </w:r>
      <w:ins w:id="334" w:author="muyaguari@yahoo.com" w:date="2021-05-28T22:27:00Z">
        <w:r w:rsidR="00497FBA">
          <w:rPr>
            <w:rFonts w:ascii="Times New Roman" w:eastAsia="Times New Roman" w:hAnsi="Times New Roman" w:cs="Times New Roman"/>
            <w:sz w:val="24"/>
            <w:szCs w:val="24"/>
          </w:rPr>
          <w:t>o</w:t>
        </w:r>
      </w:ins>
      <w:del w:id="335" w:author="muyaguari@yahoo.com" w:date="2021-05-28T22:27:00Z">
        <w:r w:rsidDel="00497FBA">
          <w:rPr>
            <w:rFonts w:ascii="Times New Roman" w:eastAsia="Times New Roman" w:hAnsi="Times New Roman" w:cs="Times New Roman"/>
            <w:sz w:val="24"/>
            <w:szCs w:val="24"/>
          </w:rPr>
          <w:delText>O</w:delText>
        </w:r>
      </w:del>
      <w:r>
        <w:rPr>
          <w:rFonts w:ascii="Times New Roman" w:eastAsia="Times New Roman" w:hAnsi="Times New Roman" w:cs="Times New Roman"/>
          <w:sz w:val="24"/>
          <w:szCs w:val="24"/>
        </w:rPr>
        <w:t xml:space="preserve">ils </w:t>
      </w:r>
      <w:ins w:id="336" w:author="muyaguari@yahoo.com" w:date="2021-05-28T22:20:00Z">
        <w:r w:rsidR="0078129B">
          <w:rPr>
            <w:rFonts w:ascii="Times New Roman" w:eastAsia="Times New Roman" w:hAnsi="Times New Roman" w:cs="Times New Roman"/>
            <w:sz w:val="24"/>
            <w:szCs w:val="24"/>
          </w:rPr>
          <w:t>and</w:t>
        </w:r>
      </w:ins>
      <w:del w:id="337" w:author="muyaguari@yahoo.com" w:date="2021-05-28T22:20:00Z">
        <w:r w:rsidDel="0078129B">
          <w:rPr>
            <w:rFonts w:ascii="Times New Roman" w:eastAsia="Times New Roman" w:hAnsi="Times New Roman" w:cs="Times New Roman"/>
            <w:sz w:val="24"/>
            <w:szCs w:val="24"/>
          </w:rPr>
          <w:delText>&amp;</w:delText>
        </w:r>
      </w:del>
      <w:r>
        <w:rPr>
          <w:rFonts w:ascii="Times New Roman" w:eastAsia="Times New Roman" w:hAnsi="Times New Roman" w:cs="Times New Roman"/>
          <w:sz w:val="24"/>
          <w:szCs w:val="24"/>
        </w:rPr>
        <w:t xml:space="preserve"> fats, NH4, OD, COD, BOD, </w:t>
      </w:r>
      <w:r>
        <w:rPr>
          <w:rFonts w:ascii="Times New Roman" w:eastAsia="Times New Roman" w:hAnsi="Times New Roman" w:cs="Times New Roman"/>
          <w:i/>
          <w:sz w:val="24"/>
          <w:szCs w:val="24"/>
        </w:rPr>
        <w:t>fecal coliform</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E. coli</w:t>
      </w:r>
      <w:r>
        <w:rPr>
          <w:rFonts w:ascii="Times New Roman" w:eastAsia="Times New Roman" w:hAnsi="Times New Roman" w:cs="Times New Roman"/>
          <w:sz w:val="24"/>
          <w:szCs w:val="24"/>
        </w:rPr>
        <w:t xml:space="preserve"> a non-parametric Kruska</w:t>
      </w:r>
      <w:del w:id="338" w:author="muyaguari@yahoo.com" w:date="2021-05-28T22:29:00Z">
        <w:r w:rsidDel="00497FBA">
          <w:rPr>
            <w:rFonts w:ascii="Times New Roman" w:eastAsia="Times New Roman" w:hAnsi="Times New Roman" w:cs="Times New Roman"/>
            <w:sz w:val="24"/>
            <w:szCs w:val="24"/>
          </w:rPr>
          <w:delText>l</w:delText>
        </w:r>
      </w:del>
      <w:r>
        <w:rPr>
          <w:rFonts w:ascii="Times New Roman" w:eastAsia="Times New Roman" w:hAnsi="Times New Roman" w:cs="Times New Roman"/>
          <w:sz w:val="24"/>
          <w:szCs w:val="24"/>
        </w:rPr>
        <w:t xml:space="preserve">l-Wallis test was applied (p &lt;0.05). </w:t>
      </w:r>
      <w:commentRangeEnd w:id="327"/>
      <w:r w:rsidR="00497FBA">
        <w:rPr>
          <w:rStyle w:val="CommentReference"/>
        </w:rPr>
        <w:commentReference w:id="327"/>
      </w:r>
      <w:commentRangeStart w:id="339"/>
      <w:r>
        <w:rPr>
          <w:rFonts w:ascii="Times New Roman" w:eastAsia="Times New Roman" w:hAnsi="Times New Roman" w:cs="Times New Roman"/>
          <w:sz w:val="24"/>
          <w:szCs w:val="24"/>
        </w:rPr>
        <w:t>In order to determine if there was a correlation between the variables under study, a Spearman analysis was performed</w:t>
      </w:r>
      <w:commentRangeEnd w:id="339"/>
      <w:r w:rsidR="00497FBA">
        <w:rPr>
          <w:rStyle w:val="CommentReference"/>
        </w:rPr>
        <w:commentReference w:id="339"/>
      </w:r>
      <w:r>
        <w:rPr>
          <w:rFonts w:ascii="Times New Roman" w:eastAsia="Times New Roman" w:hAnsi="Times New Roman" w:cs="Times New Roman"/>
          <w:sz w:val="24"/>
          <w:szCs w:val="24"/>
        </w:rPr>
        <w:t xml:space="preserve">. To analyze the interrelationships between the microbiological, physical and chemical variables, an analysis of the principal components was </w:t>
      </w:r>
      <w:del w:id="340" w:author="muyaguari@yahoo.com" w:date="2021-05-28T22:31:00Z">
        <w:r w:rsidDel="00497FBA">
          <w:rPr>
            <w:rFonts w:ascii="Times New Roman" w:eastAsia="Times New Roman" w:hAnsi="Times New Roman" w:cs="Times New Roman"/>
            <w:sz w:val="24"/>
            <w:szCs w:val="24"/>
          </w:rPr>
          <w:delText>carried out</w:delText>
        </w:r>
      </w:del>
      <w:ins w:id="341" w:author="muyaguari@yahoo.com" w:date="2021-05-28T22:31:00Z">
        <w:r w:rsidR="00497FBA">
          <w:rPr>
            <w:rFonts w:ascii="Times New Roman" w:eastAsia="Times New Roman" w:hAnsi="Times New Roman" w:cs="Times New Roman"/>
            <w:sz w:val="24"/>
            <w:szCs w:val="24"/>
          </w:rPr>
          <w:t>conducted</w:t>
        </w:r>
      </w:ins>
      <w:r>
        <w:rPr>
          <w:rFonts w:ascii="Times New Roman" w:eastAsia="Times New Roman" w:hAnsi="Times New Roman" w:cs="Times New Roman"/>
          <w:sz w:val="24"/>
          <w:szCs w:val="24"/>
        </w:rPr>
        <w:t xml:space="preserve"> (Clarke &amp; </w:t>
      </w:r>
      <w:proofErr w:type="spellStart"/>
      <w:r>
        <w:rPr>
          <w:rFonts w:ascii="Times New Roman" w:eastAsia="Times New Roman" w:hAnsi="Times New Roman" w:cs="Times New Roman"/>
          <w:sz w:val="24"/>
          <w:szCs w:val="24"/>
        </w:rPr>
        <w:t>Gorley</w:t>
      </w:r>
      <w:proofErr w:type="spellEnd"/>
      <w:r>
        <w:rPr>
          <w:rFonts w:ascii="Times New Roman" w:eastAsia="Times New Roman" w:hAnsi="Times New Roman" w:cs="Times New Roman"/>
          <w:sz w:val="24"/>
          <w:szCs w:val="24"/>
        </w:rPr>
        <w:t>, 2006). Finally, the distribution of fecal coliforms in the coastal areas and WWTPs and pollutants</w:t>
      </w:r>
      <w:del w:id="342" w:author="muyaguari@yahoo.com" w:date="2021-05-28T22:31:00Z">
        <w:r w:rsidDel="00497FBA">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 critical points are </w:t>
      </w:r>
      <w:del w:id="343" w:author="muyaguari@yahoo.com" w:date="2021-05-28T22:31:00Z">
        <w:r w:rsidDel="00497FBA">
          <w:rPr>
            <w:rFonts w:ascii="Times New Roman" w:eastAsia="Times New Roman" w:hAnsi="Times New Roman" w:cs="Times New Roman"/>
            <w:sz w:val="24"/>
            <w:szCs w:val="24"/>
          </w:rPr>
          <w:delText xml:space="preserve">shown </w:delText>
        </w:r>
      </w:del>
      <w:ins w:id="344" w:author="muyaguari@yahoo.com" w:date="2021-05-28T22:31:00Z">
        <w:r w:rsidR="00497FBA">
          <w:rPr>
            <w:rFonts w:ascii="Times New Roman" w:eastAsia="Times New Roman" w:hAnsi="Times New Roman" w:cs="Times New Roman"/>
            <w:sz w:val="24"/>
            <w:szCs w:val="24"/>
          </w:rPr>
          <w:t xml:space="preserve">depicted </w:t>
        </w:r>
      </w:ins>
      <w:r>
        <w:rPr>
          <w:rFonts w:ascii="Times New Roman" w:eastAsia="Times New Roman" w:hAnsi="Times New Roman" w:cs="Times New Roman"/>
          <w:sz w:val="24"/>
          <w:szCs w:val="24"/>
        </w:rPr>
        <w:t xml:space="preserve">in the Ecuadorian map </w:t>
      </w:r>
      <w:proofErr w:type="gramStart"/>
      <w:r>
        <w:rPr>
          <w:rFonts w:ascii="Times New Roman" w:eastAsia="Times New Roman" w:hAnsi="Times New Roman" w:cs="Times New Roman"/>
          <w:sz w:val="24"/>
          <w:szCs w:val="24"/>
        </w:rPr>
        <w:t xml:space="preserve">using </w:t>
      </w:r>
      <w:r>
        <w:rPr>
          <w:rFonts w:ascii="Times New Roman" w:eastAsia="Times New Roman" w:hAnsi="Times New Roman" w:cs="Times New Roman"/>
          <w:color w:val="1F497D"/>
          <w:sz w:val="24"/>
          <w:szCs w:val="24"/>
        </w:rPr>
        <w:t xml:space="preserve"> </w:t>
      </w:r>
      <w:r>
        <w:rPr>
          <w:rFonts w:ascii="Times New Roman" w:eastAsia="Times New Roman" w:hAnsi="Times New Roman" w:cs="Times New Roman"/>
          <w:sz w:val="24"/>
          <w:szCs w:val="24"/>
        </w:rPr>
        <w:t>QGIS</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programm</w:t>
      </w:r>
      <w:proofErr w:type="spellEnd"/>
      <w:r>
        <w:rPr>
          <w:rFonts w:ascii="Times New Roman" w:eastAsia="Times New Roman" w:hAnsi="Times New Roman" w:cs="Times New Roman"/>
          <w:sz w:val="24"/>
          <w:szCs w:val="24"/>
        </w:rPr>
        <w:t xml:space="preserve"> version  3.4.3.</w:t>
      </w:r>
    </w:p>
    <w:p w14:paraId="2900119E" w14:textId="77777777" w:rsidR="001770B8" w:rsidRDefault="001770B8">
      <w:pPr>
        <w:pBdr>
          <w:top w:val="nil"/>
          <w:left w:val="nil"/>
          <w:bottom w:val="nil"/>
          <w:right w:val="nil"/>
          <w:between w:val="nil"/>
        </w:pBdr>
        <w:spacing w:line="240" w:lineRule="auto"/>
        <w:jc w:val="both"/>
        <w:rPr>
          <w:rFonts w:ascii="Times New Roman" w:eastAsia="Times New Roman" w:hAnsi="Times New Roman" w:cs="Times New Roman"/>
          <w:color w:val="1F497D"/>
          <w:sz w:val="24"/>
          <w:szCs w:val="24"/>
        </w:rPr>
      </w:pPr>
    </w:p>
    <w:p w14:paraId="00000045" w14:textId="77777777" w:rsidR="00E85944" w:rsidRDefault="00716926">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00"/>
          <w:sz w:val="24"/>
          <w:szCs w:val="24"/>
        </w:rPr>
        <w:t>Results</w:t>
      </w:r>
    </w:p>
    <w:p w14:paraId="00000046" w14:textId="77777777" w:rsidR="00E85944" w:rsidRDefault="00716926">
      <w:pPr>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Environmental data</w:t>
      </w:r>
    </w:p>
    <w:p w14:paraId="00000047" w14:textId="75EFA8F2" w:rsidR="00E85944" w:rsidRDefault="001770B8">
      <w:pPr>
        <w:spacing w:before="240" w:after="240" w:line="240" w:lineRule="auto"/>
        <w:jc w:val="both"/>
        <w:rPr>
          <w:rFonts w:ascii="Times New Roman" w:eastAsia="Times New Roman" w:hAnsi="Times New Roman" w:cs="Times New Roman"/>
          <w:sz w:val="24"/>
          <w:szCs w:val="24"/>
        </w:rPr>
      </w:pPr>
      <w:bookmarkStart w:id="345" w:name="_heading=h.1fob9te" w:colFirst="0" w:colLast="0"/>
      <w:bookmarkEnd w:id="345"/>
      <w:del w:id="346" w:author="muyaguari@yahoo.com" w:date="2021-05-31T16:20:00Z">
        <w:r w:rsidDel="0016546D">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Mean </w:t>
      </w:r>
      <w:r w:rsidR="00716926">
        <w:rPr>
          <w:rFonts w:ascii="Times New Roman" w:eastAsia="Times New Roman" w:hAnsi="Times New Roman" w:cs="Times New Roman"/>
          <w:sz w:val="24"/>
          <w:szCs w:val="24"/>
        </w:rPr>
        <w:t>values (</w:t>
      </w:r>
      <w:r w:rsidR="00716926">
        <w:rPr>
          <w:rFonts w:ascii="Times New Roman" w:eastAsia="Times New Roman" w:hAnsi="Times New Roman" w:cs="Times New Roman"/>
          <w:sz w:val="20"/>
          <w:szCs w:val="20"/>
        </w:rPr>
        <w:t>± SD)</w:t>
      </w:r>
      <w:r w:rsidR="00716926">
        <w:rPr>
          <w:rFonts w:ascii="Times New Roman" w:eastAsia="Times New Roman" w:hAnsi="Times New Roman" w:cs="Times New Roman"/>
          <w:sz w:val="24"/>
          <w:szCs w:val="24"/>
        </w:rPr>
        <w:t xml:space="preserve"> of all </w:t>
      </w:r>
      <w:r w:rsidR="00213D6C">
        <w:rPr>
          <w:rFonts w:ascii="Times New Roman" w:eastAsia="Times New Roman" w:hAnsi="Times New Roman" w:cs="Times New Roman"/>
          <w:sz w:val="24"/>
          <w:szCs w:val="24"/>
        </w:rPr>
        <w:t xml:space="preserve">measured physical and chemical </w:t>
      </w:r>
      <w:r w:rsidR="00716926">
        <w:rPr>
          <w:rFonts w:ascii="Times New Roman" w:eastAsia="Times New Roman" w:hAnsi="Times New Roman" w:cs="Times New Roman"/>
          <w:sz w:val="24"/>
          <w:szCs w:val="24"/>
        </w:rPr>
        <w:t xml:space="preserve">variables are </w:t>
      </w:r>
      <w:del w:id="347" w:author="muyaguari@yahoo.com" w:date="2021-05-28T22:43:00Z">
        <w:r w:rsidR="00716926" w:rsidDel="00092554">
          <w:rPr>
            <w:rFonts w:ascii="Times New Roman" w:eastAsia="Times New Roman" w:hAnsi="Times New Roman" w:cs="Times New Roman"/>
            <w:sz w:val="24"/>
            <w:szCs w:val="24"/>
          </w:rPr>
          <w:delText xml:space="preserve">showing </w:delText>
        </w:r>
      </w:del>
      <w:ins w:id="348" w:author="muyaguari@yahoo.com" w:date="2021-05-28T22:44:00Z">
        <w:r w:rsidR="00092554">
          <w:rPr>
            <w:rFonts w:ascii="Times New Roman" w:eastAsia="Times New Roman" w:hAnsi="Times New Roman" w:cs="Times New Roman"/>
            <w:sz w:val="24"/>
            <w:szCs w:val="24"/>
          </w:rPr>
          <w:t>summarized</w:t>
        </w:r>
      </w:ins>
      <w:ins w:id="349" w:author="muyaguari@yahoo.com" w:date="2021-05-28T22:43:00Z">
        <w:r w:rsidR="00092554">
          <w:rPr>
            <w:rFonts w:ascii="Times New Roman" w:eastAsia="Times New Roman" w:hAnsi="Times New Roman" w:cs="Times New Roman"/>
            <w:sz w:val="24"/>
            <w:szCs w:val="24"/>
          </w:rPr>
          <w:t xml:space="preserve"> </w:t>
        </w:r>
      </w:ins>
      <w:r w:rsidR="00716926">
        <w:rPr>
          <w:rFonts w:ascii="Times New Roman" w:eastAsia="Times New Roman" w:hAnsi="Times New Roman" w:cs="Times New Roman"/>
          <w:sz w:val="24"/>
          <w:szCs w:val="24"/>
        </w:rPr>
        <w:t xml:space="preserve">in Table 1. There were significant (p &lt;0.05) differences between sampling sites for temperature, salinity and oils </w:t>
      </w:r>
      <w:ins w:id="350" w:author="muyaguari@yahoo.com" w:date="2021-05-28T22:44:00Z">
        <w:r w:rsidR="00092554">
          <w:rPr>
            <w:rFonts w:ascii="Times New Roman" w:eastAsia="Times New Roman" w:hAnsi="Times New Roman" w:cs="Times New Roman"/>
            <w:sz w:val="24"/>
            <w:szCs w:val="24"/>
          </w:rPr>
          <w:t>and</w:t>
        </w:r>
      </w:ins>
      <w:del w:id="351" w:author="muyaguari@yahoo.com" w:date="2021-05-28T22:44:00Z">
        <w:r w:rsidR="00716926" w:rsidDel="00092554">
          <w:rPr>
            <w:rFonts w:ascii="Times New Roman" w:eastAsia="Times New Roman" w:hAnsi="Times New Roman" w:cs="Times New Roman"/>
            <w:sz w:val="24"/>
            <w:szCs w:val="24"/>
          </w:rPr>
          <w:delText>&amp;</w:delText>
        </w:r>
      </w:del>
      <w:r w:rsidR="00716926">
        <w:rPr>
          <w:rFonts w:ascii="Times New Roman" w:eastAsia="Times New Roman" w:hAnsi="Times New Roman" w:cs="Times New Roman"/>
          <w:sz w:val="24"/>
          <w:szCs w:val="24"/>
        </w:rPr>
        <w:t xml:space="preserve"> fats.  The pH ranged from 6.5 to 9.</w:t>
      </w:r>
      <w:ins w:id="352" w:author="muyaguari@yahoo.com" w:date="2021-05-28T22:44:00Z">
        <w:r w:rsidR="00092554">
          <w:rPr>
            <w:rFonts w:ascii="Times New Roman" w:eastAsia="Times New Roman" w:hAnsi="Times New Roman" w:cs="Times New Roman"/>
            <w:sz w:val="24"/>
            <w:szCs w:val="24"/>
          </w:rPr>
          <w:t>5.</w:t>
        </w:r>
      </w:ins>
      <w:del w:id="353" w:author="muyaguari@yahoo.com" w:date="2021-05-28T22:44:00Z">
        <w:r w:rsidR="00716926" w:rsidDel="00092554">
          <w:rPr>
            <w:rFonts w:ascii="Times New Roman" w:eastAsia="Times New Roman" w:hAnsi="Times New Roman" w:cs="Times New Roman"/>
            <w:sz w:val="24"/>
            <w:szCs w:val="24"/>
          </w:rPr>
          <w:delText>5</w:delText>
        </w:r>
      </w:del>
      <w:r w:rsidR="00716926">
        <w:rPr>
          <w:rFonts w:ascii="Times New Roman" w:eastAsia="Times New Roman" w:hAnsi="Times New Roman" w:cs="Times New Roman"/>
          <w:sz w:val="24"/>
          <w:szCs w:val="24"/>
        </w:rPr>
        <w:t xml:space="preserve"> The temperature ranged from 23.6 ° C to 34.4 ° C</w:t>
      </w:r>
      <w:ins w:id="354" w:author="muyaguari@yahoo.com" w:date="2021-05-28T22:45:00Z">
        <w:r w:rsidR="00092554">
          <w:rPr>
            <w:rFonts w:ascii="Times New Roman" w:eastAsia="Times New Roman" w:hAnsi="Times New Roman" w:cs="Times New Roman"/>
            <w:sz w:val="24"/>
            <w:szCs w:val="24"/>
          </w:rPr>
          <w:t xml:space="preserve">, mainly </w:t>
        </w:r>
      </w:ins>
      <w:del w:id="355" w:author="muyaguari@yahoo.com" w:date="2021-05-28T22:45:00Z">
        <w:r w:rsidR="00716926" w:rsidDel="00092554">
          <w:rPr>
            <w:rFonts w:ascii="Times New Roman" w:eastAsia="Times New Roman" w:hAnsi="Times New Roman" w:cs="Times New Roman"/>
            <w:sz w:val="24"/>
            <w:szCs w:val="24"/>
          </w:rPr>
          <w:delText>,</w:delText>
        </w:r>
      </w:del>
      <w:r w:rsidR="00716926">
        <w:rPr>
          <w:rFonts w:ascii="Times New Roman" w:eastAsia="Times New Roman" w:hAnsi="Times New Roman" w:cs="Times New Roman"/>
          <w:sz w:val="24"/>
          <w:szCs w:val="24"/>
        </w:rPr>
        <w:t xml:space="preserve">due to differences between the time of survey (early in the </w:t>
      </w:r>
      <w:proofErr w:type="gramStart"/>
      <w:r w:rsidR="00716926">
        <w:rPr>
          <w:rFonts w:ascii="Times New Roman" w:eastAsia="Times New Roman" w:hAnsi="Times New Roman" w:cs="Times New Roman"/>
          <w:sz w:val="24"/>
          <w:szCs w:val="24"/>
        </w:rPr>
        <w:t>morning  or</w:t>
      </w:r>
      <w:proofErr w:type="gramEnd"/>
      <w:r w:rsidR="00716926">
        <w:rPr>
          <w:rFonts w:ascii="Times New Roman" w:eastAsia="Times New Roman" w:hAnsi="Times New Roman" w:cs="Times New Roman"/>
          <w:sz w:val="24"/>
          <w:szCs w:val="24"/>
        </w:rPr>
        <w:t xml:space="preserve">  past midday). The salinity ranged from </w:t>
      </w:r>
      <w:del w:id="356" w:author="muyaguari@yahoo.com" w:date="2021-05-28T22:41:00Z">
        <w:r w:rsidR="00716926" w:rsidDel="00092554">
          <w:rPr>
            <w:rFonts w:ascii="Times New Roman" w:eastAsia="Times New Roman" w:hAnsi="Times New Roman" w:cs="Times New Roman"/>
            <w:sz w:val="24"/>
            <w:szCs w:val="24"/>
          </w:rPr>
          <w:delText xml:space="preserve"> </w:delText>
        </w:r>
      </w:del>
      <w:r w:rsidR="00716926">
        <w:rPr>
          <w:rFonts w:ascii="Times New Roman" w:eastAsia="Times New Roman" w:hAnsi="Times New Roman" w:cs="Times New Roman"/>
          <w:sz w:val="24"/>
          <w:szCs w:val="24"/>
        </w:rPr>
        <w:t xml:space="preserve">0.5 </w:t>
      </w:r>
      <w:ins w:id="357" w:author="muyaguari@yahoo.com" w:date="2021-05-28T22:42:00Z">
        <w:r w:rsidR="00092554">
          <w:rPr>
            <w:rFonts w:ascii="Times New Roman" w:eastAsia="Times New Roman" w:hAnsi="Times New Roman" w:cs="Times New Roman"/>
            <w:sz w:val="24"/>
            <w:szCs w:val="24"/>
          </w:rPr>
          <w:t xml:space="preserve">PSU </w:t>
        </w:r>
      </w:ins>
      <w:r w:rsidR="00716926">
        <w:rPr>
          <w:rFonts w:ascii="Times New Roman" w:eastAsia="Times New Roman" w:hAnsi="Times New Roman" w:cs="Times New Roman"/>
          <w:sz w:val="24"/>
          <w:szCs w:val="24"/>
        </w:rPr>
        <w:t xml:space="preserve">at Area de Pescadores </w:t>
      </w:r>
      <w:proofErr w:type="gramStart"/>
      <w:r w:rsidR="00716926">
        <w:rPr>
          <w:rFonts w:ascii="Times New Roman" w:eastAsia="Times New Roman" w:hAnsi="Times New Roman" w:cs="Times New Roman"/>
          <w:sz w:val="24"/>
          <w:szCs w:val="24"/>
        </w:rPr>
        <w:t>( Playas</w:t>
      </w:r>
      <w:proofErr w:type="gramEnd"/>
      <w:r w:rsidR="00716926">
        <w:rPr>
          <w:rFonts w:ascii="Times New Roman" w:eastAsia="Times New Roman" w:hAnsi="Times New Roman" w:cs="Times New Roman"/>
          <w:sz w:val="24"/>
          <w:szCs w:val="24"/>
        </w:rPr>
        <w:t xml:space="preserve"> ) to</w:t>
      </w:r>
      <w:del w:id="358" w:author="muyaguari@yahoo.com" w:date="2021-05-28T21:01:00Z">
        <w:r w:rsidR="00716926" w:rsidDel="005C26F5">
          <w:rPr>
            <w:rFonts w:ascii="Times New Roman" w:eastAsia="Times New Roman" w:hAnsi="Times New Roman" w:cs="Times New Roman"/>
            <w:sz w:val="24"/>
            <w:szCs w:val="24"/>
          </w:rPr>
          <w:delText xml:space="preserve"> </w:delText>
        </w:r>
      </w:del>
      <w:r w:rsidR="00716926">
        <w:rPr>
          <w:rFonts w:ascii="Times New Roman" w:eastAsia="Times New Roman" w:hAnsi="Times New Roman" w:cs="Times New Roman"/>
          <w:sz w:val="24"/>
          <w:szCs w:val="24"/>
        </w:rPr>
        <w:t xml:space="preserve"> 60.2 </w:t>
      </w:r>
      <w:ins w:id="359" w:author="muyaguari@yahoo.com" w:date="2021-05-28T22:42:00Z">
        <w:r w:rsidR="00092554">
          <w:rPr>
            <w:rFonts w:ascii="Times New Roman" w:eastAsia="Times New Roman" w:hAnsi="Times New Roman" w:cs="Times New Roman"/>
            <w:sz w:val="24"/>
            <w:szCs w:val="24"/>
          </w:rPr>
          <w:t xml:space="preserve">PSU </w:t>
        </w:r>
      </w:ins>
      <w:r w:rsidR="00716926">
        <w:rPr>
          <w:rFonts w:ascii="Times New Roman" w:eastAsia="Times New Roman" w:hAnsi="Times New Roman" w:cs="Times New Roman"/>
          <w:sz w:val="24"/>
          <w:szCs w:val="24"/>
        </w:rPr>
        <w:t>in the middle estuary from  Estero Valdivia (</w:t>
      </w:r>
      <w:proofErr w:type="spellStart"/>
      <w:r w:rsidR="00716926">
        <w:rPr>
          <w:rFonts w:ascii="Times New Roman" w:eastAsia="Times New Roman" w:hAnsi="Times New Roman" w:cs="Times New Roman"/>
          <w:sz w:val="24"/>
          <w:szCs w:val="24"/>
        </w:rPr>
        <w:t>Ayangue</w:t>
      </w:r>
      <w:proofErr w:type="spellEnd"/>
      <w:r w:rsidR="00716926">
        <w:rPr>
          <w:rFonts w:ascii="Times New Roman" w:eastAsia="Times New Roman" w:hAnsi="Times New Roman" w:cs="Times New Roman"/>
          <w:sz w:val="24"/>
          <w:szCs w:val="24"/>
        </w:rPr>
        <w:t xml:space="preserve">) during </w:t>
      </w:r>
      <w:commentRangeStart w:id="360"/>
      <w:r w:rsidR="00716926">
        <w:rPr>
          <w:rFonts w:ascii="Times New Roman" w:eastAsia="Times New Roman" w:hAnsi="Times New Roman" w:cs="Times New Roman"/>
          <w:sz w:val="24"/>
          <w:szCs w:val="24"/>
        </w:rPr>
        <w:t>high tide</w:t>
      </w:r>
      <w:commentRangeEnd w:id="360"/>
      <w:r w:rsidR="0037712F">
        <w:rPr>
          <w:rStyle w:val="CommentReference"/>
        </w:rPr>
        <w:commentReference w:id="360"/>
      </w:r>
      <w:r w:rsidR="00716926">
        <w:rPr>
          <w:rFonts w:ascii="Times New Roman" w:eastAsia="Times New Roman" w:hAnsi="Times New Roman" w:cs="Times New Roman"/>
          <w:sz w:val="24"/>
          <w:szCs w:val="24"/>
        </w:rPr>
        <w:t xml:space="preserve"> in the rainy season. The highest salinity values were in the rainy season. Oxygen  levels </w:t>
      </w:r>
      <w:del w:id="361" w:author="muyaguari@yahoo.com" w:date="2021-05-29T09:22:00Z">
        <w:r w:rsidR="00716926" w:rsidDel="00F8247C">
          <w:rPr>
            <w:rFonts w:ascii="Times New Roman" w:eastAsia="Times New Roman" w:hAnsi="Times New Roman" w:cs="Times New Roman"/>
            <w:sz w:val="24"/>
            <w:szCs w:val="24"/>
          </w:rPr>
          <w:delText xml:space="preserve"> </w:delText>
        </w:r>
      </w:del>
      <w:del w:id="362" w:author="muyaguari@yahoo.com" w:date="2021-05-29T09:21:00Z">
        <w:r w:rsidR="00716926" w:rsidDel="00F8247C">
          <w:rPr>
            <w:rFonts w:ascii="Times New Roman" w:eastAsia="Times New Roman" w:hAnsi="Times New Roman" w:cs="Times New Roman"/>
            <w:sz w:val="24"/>
            <w:szCs w:val="24"/>
          </w:rPr>
          <w:delText>tended to be</w:delText>
        </w:r>
      </w:del>
      <w:ins w:id="363" w:author="muyaguari@yahoo.com" w:date="2021-05-29T09:21:00Z">
        <w:r w:rsidR="00F8247C">
          <w:rPr>
            <w:rFonts w:ascii="Times New Roman" w:eastAsia="Times New Roman" w:hAnsi="Times New Roman" w:cs="Times New Roman"/>
            <w:sz w:val="24"/>
            <w:szCs w:val="24"/>
          </w:rPr>
          <w:t>were</w:t>
        </w:r>
      </w:ins>
      <w:r w:rsidR="00716926">
        <w:rPr>
          <w:rFonts w:ascii="Times New Roman" w:eastAsia="Times New Roman" w:hAnsi="Times New Roman" w:cs="Times New Roman"/>
          <w:sz w:val="24"/>
          <w:szCs w:val="24"/>
        </w:rPr>
        <w:t xml:space="preserve"> lower in  the Area de Pescadores, Estero Valdivia and fishing port in </w:t>
      </w:r>
      <w:proofErr w:type="spellStart"/>
      <w:r w:rsidR="00716926">
        <w:rPr>
          <w:rFonts w:ascii="Times New Roman" w:eastAsia="Times New Roman" w:hAnsi="Times New Roman" w:cs="Times New Roman"/>
          <w:sz w:val="24"/>
          <w:szCs w:val="24"/>
        </w:rPr>
        <w:t>Anconcito</w:t>
      </w:r>
      <w:proofErr w:type="spellEnd"/>
      <w:r w:rsidR="00716926">
        <w:rPr>
          <w:rFonts w:ascii="Times New Roman" w:eastAsia="Times New Roman" w:hAnsi="Times New Roman" w:cs="Times New Roman"/>
          <w:sz w:val="24"/>
          <w:szCs w:val="24"/>
        </w:rPr>
        <w:t xml:space="preserve"> (&lt;3) values ​​were found below the recommended concentration for </w:t>
      </w:r>
      <w:commentRangeStart w:id="364"/>
      <w:r w:rsidR="00716926">
        <w:rPr>
          <w:rFonts w:ascii="Times New Roman" w:eastAsia="Times New Roman" w:hAnsi="Times New Roman" w:cs="Times New Roman"/>
          <w:sz w:val="24"/>
          <w:szCs w:val="24"/>
        </w:rPr>
        <w:t>the preservation of the flora an</w:t>
      </w:r>
      <w:r w:rsidR="00213D6C">
        <w:rPr>
          <w:rFonts w:ascii="Times New Roman" w:eastAsia="Times New Roman" w:hAnsi="Times New Roman" w:cs="Times New Roman"/>
          <w:sz w:val="24"/>
          <w:szCs w:val="24"/>
        </w:rPr>
        <w:t>d fauna (5 mg / L).</w:t>
      </w:r>
      <w:commentRangeEnd w:id="364"/>
      <w:r w:rsidR="00422134">
        <w:rPr>
          <w:rStyle w:val="CommentReference"/>
        </w:rPr>
        <w:commentReference w:id="364"/>
      </w:r>
      <w:r w:rsidR="00213D6C">
        <w:rPr>
          <w:rFonts w:ascii="Times New Roman" w:eastAsia="Times New Roman" w:hAnsi="Times New Roman" w:cs="Times New Roman"/>
          <w:sz w:val="24"/>
          <w:szCs w:val="24"/>
        </w:rPr>
        <w:t xml:space="preserve"> The higher </w:t>
      </w:r>
      <w:r w:rsidR="00716926">
        <w:rPr>
          <w:rFonts w:ascii="Times New Roman" w:eastAsia="Times New Roman" w:hAnsi="Times New Roman" w:cs="Times New Roman"/>
          <w:sz w:val="24"/>
          <w:szCs w:val="24"/>
        </w:rPr>
        <w:t xml:space="preserve">TSS was observed at </w:t>
      </w:r>
      <w:proofErr w:type="spellStart"/>
      <w:r w:rsidR="00716926">
        <w:rPr>
          <w:rFonts w:ascii="Times New Roman" w:eastAsia="Times New Roman" w:hAnsi="Times New Roman" w:cs="Times New Roman"/>
          <w:sz w:val="24"/>
          <w:szCs w:val="24"/>
        </w:rPr>
        <w:t>Ayangue</w:t>
      </w:r>
      <w:proofErr w:type="spellEnd"/>
      <w:del w:id="365" w:author="muyaguari@yahoo.com" w:date="2021-06-01T18:51:00Z">
        <w:r w:rsidR="00716926" w:rsidDel="00422134">
          <w:rPr>
            <w:rFonts w:ascii="Times New Roman" w:eastAsia="Times New Roman" w:hAnsi="Times New Roman" w:cs="Times New Roman"/>
            <w:sz w:val="24"/>
            <w:szCs w:val="24"/>
          </w:rPr>
          <w:delText xml:space="preserve"> </w:delText>
        </w:r>
      </w:del>
      <w:r w:rsidR="00716926">
        <w:rPr>
          <w:rFonts w:ascii="Times New Roman" w:eastAsia="Times New Roman" w:hAnsi="Times New Roman" w:cs="Times New Roman"/>
          <w:sz w:val="24"/>
          <w:szCs w:val="24"/>
        </w:rPr>
        <w:t xml:space="preserve"> in the Estero Valdivia (698 mg/L) in an area close to pig farm, Fisherman area (114 mg/L) and </w:t>
      </w:r>
      <w:proofErr w:type="spellStart"/>
      <w:r w:rsidR="00716926">
        <w:rPr>
          <w:rFonts w:ascii="Times New Roman" w:eastAsia="Times New Roman" w:hAnsi="Times New Roman" w:cs="Times New Roman"/>
          <w:sz w:val="24"/>
          <w:szCs w:val="24"/>
        </w:rPr>
        <w:t>Esterillo</w:t>
      </w:r>
      <w:proofErr w:type="spellEnd"/>
      <w:r w:rsidR="00716926">
        <w:rPr>
          <w:rFonts w:ascii="Times New Roman" w:eastAsia="Times New Roman" w:hAnsi="Times New Roman" w:cs="Times New Roman"/>
          <w:sz w:val="24"/>
          <w:szCs w:val="24"/>
        </w:rPr>
        <w:t xml:space="preserve"> 2 (86 mg/L) located near restaurants in Playas mainly in the rainy season.</w:t>
      </w:r>
    </w:p>
    <w:p w14:paraId="00000048" w14:textId="051859AD" w:rsidR="00E85944" w:rsidDel="0075607E" w:rsidRDefault="00716926">
      <w:pPr>
        <w:spacing w:before="240" w:after="240" w:line="240" w:lineRule="auto"/>
        <w:jc w:val="both"/>
        <w:rPr>
          <w:del w:id="366" w:author="muyaguari@yahoo.com" w:date="2021-06-01T18:54:00Z"/>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Generally, the highest concentrations of oils </w:t>
      </w:r>
      <w:ins w:id="367" w:author="muyaguari@yahoo.com" w:date="2021-05-28T22:59:00Z">
        <w:r w:rsidR="0037712F">
          <w:rPr>
            <w:rFonts w:ascii="Times New Roman" w:eastAsia="Times New Roman" w:hAnsi="Times New Roman" w:cs="Times New Roman"/>
            <w:sz w:val="24"/>
            <w:szCs w:val="24"/>
          </w:rPr>
          <w:t>and</w:t>
        </w:r>
      </w:ins>
      <w:del w:id="368" w:author="muyaguari@yahoo.com" w:date="2021-05-28T22:59:00Z">
        <w:r w:rsidDel="0037712F">
          <w:rPr>
            <w:rFonts w:ascii="Times New Roman" w:eastAsia="Times New Roman" w:hAnsi="Times New Roman" w:cs="Times New Roman"/>
            <w:sz w:val="24"/>
            <w:szCs w:val="24"/>
          </w:rPr>
          <w:delText>&amp;</w:delText>
        </w:r>
      </w:del>
      <w:r>
        <w:rPr>
          <w:rFonts w:ascii="Times New Roman" w:eastAsia="Times New Roman" w:hAnsi="Times New Roman" w:cs="Times New Roman"/>
          <w:sz w:val="24"/>
          <w:szCs w:val="24"/>
        </w:rPr>
        <w:t xml:space="preserve"> fats were found in fishing b</w:t>
      </w:r>
      <w:r w:rsidR="00CE56B1">
        <w:rPr>
          <w:rFonts w:ascii="Times New Roman" w:eastAsia="Times New Roman" w:hAnsi="Times New Roman" w:cs="Times New Roman"/>
          <w:sz w:val="24"/>
          <w:szCs w:val="24"/>
        </w:rPr>
        <w:t xml:space="preserve">oats </w:t>
      </w:r>
      <w:ins w:id="369" w:author="muyaguari@yahoo.com" w:date="2021-06-01T18:52:00Z">
        <w:r w:rsidR="00422134">
          <w:rPr>
            <w:rFonts w:ascii="Times New Roman" w:eastAsia="Times New Roman" w:hAnsi="Times New Roman" w:cs="Times New Roman"/>
            <w:sz w:val="24"/>
            <w:szCs w:val="24"/>
          </w:rPr>
          <w:t xml:space="preserve">and </w:t>
        </w:r>
      </w:ins>
      <w:commentRangeStart w:id="370"/>
      <w:r w:rsidR="00CE56B1">
        <w:rPr>
          <w:rFonts w:ascii="Times New Roman" w:eastAsia="Times New Roman" w:hAnsi="Times New Roman" w:cs="Times New Roman"/>
          <w:sz w:val="24"/>
          <w:szCs w:val="24"/>
        </w:rPr>
        <w:t xml:space="preserve">landing ports </w:t>
      </w:r>
      <w:commentRangeEnd w:id="370"/>
      <w:r w:rsidR="00422134">
        <w:rPr>
          <w:rStyle w:val="CommentReference"/>
        </w:rPr>
        <w:commentReference w:id="370"/>
      </w:r>
      <w:r w:rsidR="00CE56B1">
        <w:rPr>
          <w:rFonts w:ascii="Times New Roman" w:eastAsia="Times New Roman" w:hAnsi="Times New Roman" w:cs="Times New Roman"/>
          <w:sz w:val="24"/>
          <w:szCs w:val="24"/>
        </w:rPr>
        <w:t>(</w:t>
      </w:r>
      <w:proofErr w:type="spellStart"/>
      <w:r w:rsidR="00CE56B1">
        <w:rPr>
          <w:rFonts w:ascii="Times New Roman" w:eastAsia="Times New Roman" w:hAnsi="Times New Roman" w:cs="Times New Roman"/>
          <w:sz w:val="24"/>
          <w:szCs w:val="24"/>
        </w:rPr>
        <w:t>Anconcito</w:t>
      </w:r>
      <w:proofErr w:type="spellEnd"/>
      <w:r w:rsidR="00CE56B1">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Portete</w:t>
      </w:r>
      <w:proofErr w:type="spellEnd"/>
      <w:r>
        <w:rPr>
          <w:rFonts w:ascii="Times New Roman" w:eastAsia="Times New Roman" w:hAnsi="Times New Roman" w:cs="Times New Roman"/>
          <w:sz w:val="24"/>
          <w:szCs w:val="24"/>
        </w:rPr>
        <w:t xml:space="preserve"> Grande and Estero Data 1) and water channels where discharge </w:t>
      </w:r>
      <w:r w:rsidR="00CB6384">
        <w:rPr>
          <w:rFonts w:ascii="Times New Roman" w:eastAsia="Times New Roman" w:hAnsi="Times New Roman" w:cs="Times New Roman"/>
          <w:sz w:val="24"/>
          <w:szCs w:val="24"/>
        </w:rPr>
        <w:t xml:space="preserve">domestic and industrial runoff </w:t>
      </w:r>
      <w:r>
        <w:rPr>
          <w:rFonts w:ascii="Times New Roman" w:eastAsia="Times New Roman" w:hAnsi="Times New Roman" w:cs="Times New Roman"/>
          <w:sz w:val="24"/>
          <w:szCs w:val="24"/>
        </w:rPr>
        <w:t xml:space="preserve">at </w:t>
      </w:r>
      <w:proofErr w:type="spellStart"/>
      <w:r>
        <w:rPr>
          <w:rFonts w:ascii="Times New Roman" w:eastAsia="Times New Roman" w:hAnsi="Times New Roman" w:cs="Times New Roman"/>
          <w:sz w:val="24"/>
          <w:szCs w:val="24"/>
        </w:rPr>
        <w:t>Playas´s</w:t>
      </w:r>
      <w:proofErr w:type="spellEnd"/>
      <w:r>
        <w:rPr>
          <w:rFonts w:ascii="Times New Roman" w:eastAsia="Times New Roman" w:hAnsi="Times New Roman" w:cs="Times New Roman"/>
          <w:sz w:val="24"/>
          <w:szCs w:val="24"/>
        </w:rPr>
        <w:t xml:space="preserve"> population in the intertidal zone called </w:t>
      </w:r>
      <w:proofErr w:type="spellStart"/>
      <w:r>
        <w:rPr>
          <w:rFonts w:ascii="Times New Roman" w:eastAsia="Times New Roman" w:hAnsi="Times New Roman" w:cs="Times New Roman"/>
          <w:sz w:val="24"/>
          <w:szCs w:val="24"/>
        </w:rPr>
        <w:t>Esterillo</w:t>
      </w:r>
      <w:proofErr w:type="spellEnd"/>
      <w:r>
        <w:rPr>
          <w:rFonts w:ascii="Times New Roman" w:eastAsia="Times New Roman" w:hAnsi="Times New Roman" w:cs="Times New Roman"/>
          <w:sz w:val="24"/>
          <w:szCs w:val="24"/>
        </w:rPr>
        <w:t xml:space="preserve">. </w:t>
      </w:r>
    </w:p>
    <w:p w14:paraId="27E3AF3A" w14:textId="66353C4E" w:rsidR="00CE56B1" w:rsidRDefault="00716926">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ammonium ranged from 0.12</w:t>
      </w:r>
      <w:r w:rsidR="00213D6C">
        <w:rPr>
          <w:rFonts w:ascii="Times New Roman" w:eastAsia="Times New Roman" w:hAnsi="Times New Roman" w:cs="Times New Roman"/>
          <w:sz w:val="24"/>
          <w:szCs w:val="24"/>
        </w:rPr>
        <w:t xml:space="preserve">-8 mg/L with highest levels at </w:t>
      </w:r>
      <w:r>
        <w:rPr>
          <w:rFonts w:ascii="Times New Roman" w:eastAsia="Times New Roman" w:hAnsi="Times New Roman" w:cs="Times New Roman"/>
          <w:sz w:val="24"/>
          <w:szCs w:val="24"/>
        </w:rPr>
        <w:t>intertidal zones where domestic wastewater is discharged (</w:t>
      </w:r>
      <w:del w:id="371" w:author="muyaguari@yahoo.com" w:date="2021-06-01T18:54:00Z">
        <w:r w:rsidDel="0075607E">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Area de Pescadores) and estuarine zones as:</w:t>
      </w:r>
      <w:del w:id="372" w:author="muyaguari@yahoo.com" w:date="2021-06-01T18:55:00Z">
        <w:r w:rsidDel="0075607E">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Esterillo</w:t>
      </w:r>
      <w:proofErr w:type="spellEnd"/>
      <w:r>
        <w:rPr>
          <w:rFonts w:ascii="Times New Roman" w:eastAsia="Times New Roman" w:hAnsi="Times New Roman" w:cs="Times New Roman"/>
          <w:sz w:val="24"/>
          <w:szCs w:val="24"/>
        </w:rPr>
        <w:t xml:space="preserve"> </w:t>
      </w:r>
      <w:del w:id="373" w:author="muyaguari@yahoo.com" w:date="2021-06-01T18:55:00Z">
        <w:r w:rsidDel="0075607E">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and </w:t>
      </w:r>
      <w:del w:id="374" w:author="muyaguari@yahoo.com" w:date="2021-06-01T18:55:00Z">
        <w:r w:rsidDel="0075607E">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Estero Valdivia. The concentrations of residual free chlorine and surfactants wer</w:t>
      </w:r>
      <w:r w:rsidR="00CB6384">
        <w:rPr>
          <w:rFonts w:ascii="Times New Roman" w:eastAsia="Times New Roman" w:hAnsi="Times New Roman" w:cs="Times New Roman"/>
          <w:sz w:val="24"/>
          <w:szCs w:val="24"/>
        </w:rPr>
        <w:t>e less than the detection limit</w:t>
      </w:r>
      <w:r>
        <w:rPr>
          <w:rFonts w:ascii="Times New Roman" w:eastAsia="Times New Roman" w:hAnsi="Times New Roman" w:cs="Times New Roman"/>
          <w:sz w:val="24"/>
          <w:szCs w:val="24"/>
        </w:rPr>
        <w:t xml:space="preserve"> &lt;10 m</w:t>
      </w:r>
      <w:r w:rsidR="00CB6384">
        <w:rPr>
          <w:rFonts w:ascii="Times New Roman" w:eastAsia="Times New Roman" w:hAnsi="Times New Roman" w:cs="Times New Roman"/>
          <w:sz w:val="24"/>
          <w:szCs w:val="24"/>
        </w:rPr>
        <w:t>g/L and &lt;0.05 mg/L respectively.</w:t>
      </w:r>
    </w:p>
    <w:p w14:paraId="0AAFBF20" w14:textId="4D86103D" w:rsidR="00011C85" w:rsidRPr="00213D6C" w:rsidRDefault="00716926" w:rsidP="00CE56B1">
      <w:pPr>
        <w:spacing w:before="240" w:after="240"/>
        <w:jc w:val="both"/>
        <w:rPr>
          <w:rFonts w:ascii="Times New Roman" w:hAnsi="Times New Roman" w:cs="Times New Roman"/>
          <w:b/>
          <w:sz w:val="20"/>
          <w:szCs w:val="20"/>
        </w:rPr>
      </w:pPr>
      <w:r w:rsidRPr="00213D6C">
        <w:rPr>
          <w:rFonts w:ascii="Times New Roman" w:eastAsia="Times New Roman" w:hAnsi="Times New Roman" w:cs="Times New Roman"/>
          <w:b/>
          <w:sz w:val="20"/>
          <w:szCs w:val="20"/>
        </w:rPr>
        <w:t xml:space="preserve">Table 1.  </w:t>
      </w:r>
      <w:proofErr w:type="spellStart"/>
      <w:r w:rsidRPr="00213D6C">
        <w:rPr>
          <w:rFonts w:ascii="Times New Roman" w:eastAsia="Times New Roman" w:hAnsi="Times New Roman" w:cs="Times New Roman"/>
          <w:b/>
          <w:sz w:val="20"/>
          <w:szCs w:val="20"/>
        </w:rPr>
        <w:t>Physico</w:t>
      </w:r>
      <w:proofErr w:type="spellEnd"/>
      <w:ins w:id="375" w:author="muyaguari@yahoo.com" w:date="2021-05-29T09:20:00Z">
        <w:r w:rsidR="00F8247C">
          <w:rPr>
            <w:rFonts w:ascii="Times New Roman" w:eastAsia="Times New Roman" w:hAnsi="Times New Roman" w:cs="Times New Roman"/>
            <w:b/>
            <w:sz w:val="20"/>
            <w:szCs w:val="20"/>
          </w:rPr>
          <w:t>-</w:t>
        </w:r>
      </w:ins>
      <w:r w:rsidRPr="00213D6C">
        <w:rPr>
          <w:rFonts w:ascii="Times New Roman" w:eastAsia="Times New Roman" w:hAnsi="Times New Roman" w:cs="Times New Roman"/>
          <w:b/>
          <w:sz w:val="20"/>
          <w:szCs w:val="20"/>
        </w:rPr>
        <w:t>chemical parameters</w:t>
      </w:r>
      <w:r w:rsidRPr="00213D6C">
        <w:rPr>
          <w:rFonts w:ascii="Times New Roman" w:eastAsia="Times New Roman" w:hAnsi="Times New Roman" w:cs="Times New Roman"/>
          <w:b/>
          <w:color w:val="333333"/>
          <w:sz w:val="20"/>
          <w:szCs w:val="20"/>
          <w:highlight w:val="white"/>
        </w:rPr>
        <w:t xml:space="preserve"> in the seawater of the beaches under </w:t>
      </w:r>
      <w:proofErr w:type="spellStart"/>
      <w:proofErr w:type="gramStart"/>
      <w:r w:rsidRPr="00213D6C">
        <w:rPr>
          <w:rFonts w:ascii="Times New Roman" w:eastAsia="Times New Roman" w:hAnsi="Times New Roman" w:cs="Times New Roman"/>
          <w:b/>
          <w:color w:val="333333"/>
          <w:sz w:val="20"/>
          <w:szCs w:val="20"/>
          <w:highlight w:val="white"/>
        </w:rPr>
        <w:t>study</w:t>
      </w:r>
      <w:r w:rsidRPr="00213D6C">
        <w:rPr>
          <w:rFonts w:ascii="Times New Roman" w:eastAsia="Times New Roman" w:hAnsi="Times New Roman" w:cs="Times New Roman"/>
          <w:b/>
          <w:color w:val="333333"/>
          <w:sz w:val="20"/>
          <w:szCs w:val="20"/>
        </w:rPr>
        <w:t>.</w:t>
      </w:r>
      <w:r w:rsidRPr="00213D6C">
        <w:rPr>
          <w:rFonts w:ascii="Times New Roman" w:eastAsia="Times New Roman" w:hAnsi="Times New Roman" w:cs="Times New Roman"/>
          <w:b/>
          <w:sz w:val="20"/>
          <w:szCs w:val="20"/>
        </w:rPr>
        <w:t>Equal</w:t>
      </w:r>
      <w:proofErr w:type="spellEnd"/>
      <w:proofErr w:type="gramEnd"/>
      <w:r w:rsidRPr="00213D6C">
        <w:rPr>
          <w:rFonts w:ascii="Times New Roman" w:eastAsia="Times New Roman" w:hAnsi="Times New Roman" w:cs="Times New Roman"/>
          <w:b/>
          <w:sz w:val="20"/>
          <w:szCs w:val="20"/>
        </w:rPr>
        <w:t xml:space="preserve"> letters indicate that there are no significant differences between the station means, according to one-way ANOVA and Tukey's a </w:t>
      </w:r>
      <w:r w:rsidRPr="00213D6C">
        <w:rPr>
          <w:rFonts w:ascii="Times New Roman" w:eastAsia="Times New Roman" w:hAnsi="Times New Roman" w:cs="Times New Roman"/>
          <w:b/>
          <w:sz w:val="20"/>
          <w:szCs w:val="20"/>
        </w:rPr>
        <w:lastRenderedPageBreak/>
        <w:t xml:space="preserve">posteriori test. * Indicates that there are significant differences according to </w:t>
      </w:r>
      <w:commentRangeStart w:id="376"/>
      <w:r w:rsidRPr="00213D6C">
        <w:rPr>
          <w:rFonts w:ascii="Times New Roman" w:eastAsia="Times New Roman" w:hAnsi="Times New Roman" w:cs="Times New Roman"/>
          <w:b/>
          <w:sz w:val="20"/>
          <w:szCs w:val="20"/>
        </w:rPr>
        <w:t>Kruskal</w:t>
      </w:r>
      <w:del w:id="377" w:author="muyaguari@yahoo.com" w:date="2021-05-28T21:02:00Z">
        <w:r w:rsidRPr="00213D6C" w:rsidDel="005C26F5">
          <w:rPr>
            <w:rFonts w:ascii="Times New Roman" w:eastAsia="Times New Roman" w:hAnsi="Times New Roman" w:cs="Times New Roman"/>
            <w:b/>
            <w:sz w:val="20"/>
            <w:szCs w:val="20"/>
          </w:rPr>
          <w:delText>l</w:delText>
        </w:r>
      </w:del>
      <w:r w:rsidRPr="00213D6C">
        <w:rPr>
          <w:rFonts w:ascii="Times New Roman" w:eastAsia="Times New Roman" w:hAnsi="Times New Roman" w:cs="Times New Roman"/>
          <w:b/>
          <w:sz w:val="20"/>
          <w:szCs w:val="20"/>
        </w:rPr>
        <w:t xml:space="preserve">-Wallis </w:t>
      </w:r>
      <w:commentRangeEnd w:id="376"/>
      <w:r w:rsidR="005C26F5">
        <w:rPr>
          <w:rStyle w:val="CommentReference"/>
        </w:rPr>
        <w:commentReference w:id="376"/>
      </w:r>
      <w:r w:rsidRPr="00213D6C">
        <w:rPr>
          <w:rFonts w:ascii="Times New Roman" w:eastAsia="Times New Roman" w:hAnsi="Times New Roman" w:cs="Times New Roman"/>
          <w:b/>
          <w:sz w:val="20"/>
          <w:szCs w:val="20"/>
        </w:rPr>
        <w:t>(p &lt;0.05).</w:t>
      </w:r>
      <w:r w:rsidR="00CE56B1" w:rsidRPr="00213D6C">
        <w:rPr>
          <w:rFonts w:ascii="Times New Roman" w:hAnsi="Times New Roman" w:cs="Times New Roman"/>
          <w:b/>
          <w:sz w:val="20"/>
          <w:szCs w:val="20"/>
        </w:rPr>
        <w:t xml:space="preserve"> Equal letters indicate that there are no significant differences between the station means, according to one-way ANOVA (F) and Tukey's a posteriori test. * Indicates that there are significant differences according to Kruskal</w:t>
      </w:r>
      <w:del w:id="378" w:author="muyaguari@yahoo.com" w:date="2021-05-28T21:02:00Z">
        <w:r w:rsidR="00CE56B1" w:rsidRPr="00213D6C" w:rsidDel="005C26F5">
          <w:rPr>
            <w:rFonts w:ascii="Times New Roman" w:hAnsi="Times New Roman" w:cs="Times New Roman"/>
            <w:b/>
            <w:sz w:val="20"/>
            <w:szCs w:val="20"/>
          </w:rPr>
          <w:delText>l</w:delText>
        </w:r>
      </w:del>
      <w:r w:rsidR="00CE56B1" w:rsidRPr="00213D6C">
        <w:rPr>
          <w:rFonts w:ascii="Times New Roman" w:hAnsi="Times New Roman" w:cs="Times New Roman"/>
          <w:b/>
          <w:sz w:val="20"/>
          <w:szCs w:val="20"/>
        </w:rPr>
        <w:t xml:space="preserve">-Wallis (H) </w:t>
      </w:r>
      <w:r w:rsidR="00CE56B1" w:rsidRPr="00213D6C">
        <w:rPr>
          <w:rFonts w:ascii="Times New Roman" w:hAnsi="Times New Roman" w:cs="Times New Roman"/>
          <w:b/>
          <w:sz w:val="20"/>
          <w:szCs w:val="20"/>
          <w:lang w:val="en"/>
        </w:rPr>
        <w:t xml:space="preserve">(P&gt;0.05), MPL: </w:t>
      </w:r>
      <w:r w:rsidR="00CE56B1" w:rsidRPr="00213D6C">
        <w:rPr>
          <w:rFonts w:ascii="Times New Roman" w:hAnsi="Times New Roman" w:cs="Times New Roman"/>
          <w:b/>
          <w:sz w:val="20"/>
          <w:szCs w:val="20"/>
        </w:rPr>
        <w:t>maximum permissible level according to AM 097A. ND: not detectable</w:t>
      </w:r>
      <w:bookmarkStart w:id="379" w:name="_heading=h.2sq24u8zs45d" w:colFirst="0" w:colLast="0"/>
      <w:bookmarkEnd w:id="379"/>
    </w:p>
    <w:p w14:paraId="1343E03B" w14:textId="2368788F" w:rsidR="00011C85" w:rsidRDefault="00011C85" w:rsidP="00CE56B1">
      <w:pPr>
        <w:spacing w:before="240" w:after="240"/>
        <w:jc w:val="both"/>
        <w:rPr>
          <w:rFonts w:ascii="Times New Roman" w:hAnsi="Times New Roman" w:cs="Times New Roman"/>
          <w:sz w:val="20"/>
          <w:szCs w:val="20"/>
        </w:rPr>
      </w:pPr>
    </w:p>
    <w:p w14:paraId="2DFDF45A" w14:textId="45C49B99" w:rsidR="00011C85" w:rsidRDefault="0075607E" w:rsidP="00CE56B1">
      <w:pPr>
        <w:spacing w:before="240" w:after="240"/>
        <w:jc w:val="both"/>
        <w:rPr>
          <w:rFonts w:ascii="Times New Roman" w:hAnsi="Times New Roman" w:cs="Times New Roman"/>
          <w:sz w:val="20"/>
          <w:szCs w:val="20"/>
        </w:rPr>
      </w:pPr>
      <w:r w:rsidRPr="00CE56B1">
        <w:rPr>
          <w:noProof/>
        </w:rPr>
        <w:drawing>
          <wp:anchor distT="0" distB="0" distL="114300" distR="114300" simplePos="0" relativeHeight="251660288" behindDoc="0" locked="0" layoutInCell="1" allowOverlap="1" wp14:anchorId="6845C558" wp14:editId="6F39832B">
            <wp:simplePos x="0" y="0"/>
            <wp:positionH relativeFrom="margin">
              <wp:posOffset>502285</wp:posOffset>
            </wp:positionH>
            <wp:positionV relativeFrom="paragraph">
              <wp:posOffset>-84455</wp:posOffset>
            </wp:positionV>
            <wp:extent cx="5130165" cy="78105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0165" cy="7810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93EE06" w14:textId="5A27D935" w:rsidR="00011C85" w:rsidRDefault="003364D9" w:rsidP="00CE56B1">
      <w:pPr>
        <w:spacing w:before="240" w:after="240"/>
        <w:jc w:val="both"/>
        <w:rPr>
          <w:rFonts w:ascii="Times New Roman" w:hAnsi="Times New Roman" w:cs="Times New Roman"/>
          <w:sz w:val="20"/>
          <w:szCs w:val="20"/>
        </w:rPr>
      </w:pPr>
      <w:commentRangeStart w:id="380"/>
      <w:commentRangeEnd w:id="380"/>
      <w:r>
        <w:rPr>
          <w:rStyle w:val="CommentReference"/>
        </w:rPr>
        <w:commentReference w:id="380"/>
      </w:r>
      <w:commentRangeStart w:id="381"/>
      <w:commentRangeEnd w:id="381"/>
      <w:r>
        <w:rPr>
          <w:rStyle w:val="CommentReference"/>
        </w:rPr>
        <w:commentReference w:id="381"/>
      </w:r>
    </w:p>
    <w:p w14:paraId="001F210B" w14:textId="2C896E75" w:rsidR="00011C85" w:rsidRDefault="00011C85" w:rsidP="00CE56B1">
      <w:pPr>
        <w:spacing w:before="240" w:after="240"/>
        <w:jc w:val="both"/>
        <w:rPr>
          <w:rFonts w:ascii="Times New Roman" w:hAnsi="Times New Roman" w:cs="Times New Roman"/>
          <w:sz w:val="20"/>
          <w:szCs w:val="20"/>
        </w:rPr>
      </w:pPr>
    </w:p>
    <w:p w14:paraId="454353B4" w14:textId="373BE834" w:rsidR="00011C85" w:rsidRDefault="00011C85" w:rsidP="00CE56B1">
      <w:pPr>
        <w:spacing w:before="240" w:after="240"/>
        <w:jc w:val="both"/>
        <w:rPr>
          <w:rFonts w:ascii="Times New Roman" w:hAnsi="Times New Roman" w:cs="Times New Roman"/>
          <w:sz w:val="20"/>
          <w:szCs w:val="20"/>
        </w:rPr>
      </w:pPr>
    </w:p>
    <w:p w14:paraId="42EEED69" w14:textId="36DEC6B4" w:rsidR="00011C85" w:rsidRPr="00CE56B1" w:rsidRDefault="00011C85" w:rsidP="00CE56B1">
      <w:pPr>
        <w:spacing w:before="240" w:after="240"/>
        <w:jc w:val="both"/>
        <w:rPr>
          <w:rFonts w:ascii="Times New Roman" w:hAnsi="Times New Roman" w:cs="Times New Roman"/>
          <w:sz w:val="20"/>
          <w:szCs w:val="20"/>
        </w:rPr>
      </w:pPr>
    </w:p>
    <w:p w14:paraId="57722B30" w14:textId="411197C5" w:rsidR="00CE56B1" w:rsidRDefault="00CE56B1">
      <w:pPr>
        <w:spacing w:before="240" w:after="240" w:line="240" w:lineRule="auto"/>
        <w:jc w:val="both"/>
        <w:rPr>
          <w:rFonts w:ascii="Times New Roman" w:eastAsia="Times New Roman" w:hAnsi="Times New Roman" w:cs="Times New Roman"/>
          <w:sz w:val="24"/>
          <w:szCs w:val="24"/>
        </w:rPr>
      </w:pPr>
    </w:p>
    <w:p w14:paraId="60E1E4ED" w14:textId="531A413D" w:rsidR="00CE56B1" w:rsidRDefault="00CE56B1">
      <w:pPr>
        <w:spacing w:before="240" w:after="240" w:line="240" w:lineRule="auto"/>
        <w:jc w:val="both"/>
        <w:rPr>
          <w:rFonts w:ascii="Times New Roman" w:eastAsia="Times New Roman" w:hAnsi="Times New Roman" w:cs="Times New Roman"/>
          <w:sz w:val="24"/>
          <w:szCs w:val="24"/>
        </w:rPr>
      </w:pPr>
    </w:p>
    <w:p w14:paraId="5518377B" w14:textId="77777777" w:rsidR="00CE56B1" w:rsidRDefault="00CE56B1">
      <w:pPr>
        <w:spacing w:before="240" w:after="240" w:line="240" w:lineRule="auto"/>
        <w:jc w:val="both"/>
        <w:rPr>
          <w:rFonts w:ascii="Times New Roman" w:eastAsia="Times New Roman" w:hAnsi="Times New Roman" w:cs="Times New Roman"/>
          <w:sz w:val="24"/>
          <w:szCs w:val="24"/>
        </w:rPr>
      </w:pPr>
    </w:p>
    <w:p w14:paraId="1D154C4B" w14:textId="77777777" w:rsidR="00CE56B1" w:rsidRDefault="00CE56B1">
      <w:pPr>
        <w:spacing w:before="240" w:after="240" w:line="240" w:lineRule="auto"/>
        <w:jc w:val="both"/>
        <w:rPr>
          <w:rFonts w:ascii="Times New Roman" w:eastAsia="Times New Roman" w:hAnsi="Times New Roman" w:cs="Times New Roman"/>
          <w:sz w:val="24"/>
          <w:szCs w:val="24"/>
        </w:rPr>
      </w:pPr>
    </w:p>
    <w:p w14:paraId="551C8E38" w14:textId="77777777" w:rsidR="00CE56B1" w:rsidRDefault="00CE56B1">
      <w:pPr>
        <w:spacing w:before="240" w:after="240" w:line="240" w:lineRule="auto"/>
        <w:jc w:val="both"/>
        <w:rPr>
          <w:rFonts w:ascii="Times New Roman" w:eastAsia="Times New Roman" w:hAnsi="Times New Roman" w:cs="Times New Roman"/>
          <w:sz w:val="24"/>
          <w:szCs w:val="24"/>
        </w:rPr>
      </w:pPr>
    </w:p>
    <w:p w14:paraId="4388E44B" w14:textId="77777777" w:rsidR="00CE56B1" w:rsidRDefault="00CE56B1">
      <w:pPr>
        <w:spacing w:before="240" w:after="240" w:line="240" w:lineRule="auto"/>
        <w:jc w:val="both"/>
        <w:rPr>
          <w:rFonts w:ascii="Times New Roman" w:eastAsia="Times New Roman" w:hAnsi="Times New Roman" w:cs="Times New Roman"/>
          <w:sz w:val="24"/>
          <w:szCs w:val="24"/>
        </w:rPr>
      </w:pPr>
    </w:p>
    <w:p w14:paraId="75AAE4F0" w14:textId="77777777" w:rsidR="00CE56B1" w:rsidRDefault="00CE56B1">
      <w:pPr>
        <w:spacing w:before="240" w:after="240" w:line="240" w:lineRule="auto"/>
        <w:jc w:val="both"/>
        <w:rPr>
          <w:rFonts w:ascii="Times New Roman" w:eastAsia="Times New Roman" w:hAnsi="Times New Roman" w:cs="Times New Roman"/>
          <w:sz w:val="24"/>
          <w:szCs w:val="24"/>
        </w:rPr>
      </w:pPr>
    </w:p>
    <w:p w14:paraId="381DC745" w14:textId="77777777" w:rsidR="00CE56B1" w:rsidRDefault="00CE56B1">
      <w:pPr>
        <w:spacing w:before="240" w:after="240" w:line="240" w:lineRule="auto"/>
        <w:jc w:val="both"/>
        <w:rPr>
          <w:rFonts w:ascii="Times New Roman" w:eastAsia="Times New Roman" w:hAnsi="Times New Roman" w:cs="Times New Roman"/>
          <w:sz w:val="24"/>
          <w:szCs w:val="24"/>
        </w:rPr>
      </w:pPr>
    </w:p>
    <w:p w14:paraId="6972741C" w14:textId="77777777" w:rsidR="00CE56B1" w:rsidRDefault="00CE56B1">
      <w:pPr>
        <w:spacing w:before="240" w:after="240" w:line="240" w:lineRule="auto"/>
        <w:jc w:val="both"/>
        <w:rPr>
          <w:rFonts w:ascii="Times New Roman" w:eastAsia="Times New Roman" w:hAnsi="Times New Roman" w:cs="Times New Roman"/>
          <w:sz w:val="24"/>
          <w:szCs w:val="24"/>
        </w:rPr>
      </w:pPr>
    </w:p>
    <w:p w14:paraId="66DD5267" w14:textId="77777777" w:rsidR="00CE56B1" w:rsidRDefault="00CE56B1">
      <w:pPr>
        <w:spacing w:before="240" w:after="240" w:line="240" w:lineRule="auto"/>
        <w:jc w:val="both"/>
        <w:rPr>
          <w:rFonts w:ascii="Times New Roman" w:eastAsia="Times New Roman" w:hAnsi="Times New Roman" w:cs="Times New Roman"/>
          <w:sz w:val="24"/>
          <w:szCs w:val="24"/>
        </w:rPr>
      </w:pPr>
    </w:p>
    <w:p w14:paraId="53AF1966" w14:textId="77777777" w:rsidR="00CE56B1" w:rsidRDefault="00CE56B1">
      <w:pPr>
        <w:spacing w:before="240" w:after="240" w:line="240" w:lineRule="auto"/>
        <w:jc w:val="both"/>
        <w:rPr>
          <w:rFonts w:ascii="Times New Roman" w:eastAsia="Times New Roman" w:hAnsi="Times New Roman" w:cs="Times New Roman"/>
          <w:sz w:val="24"/>
          <w:szCs w:val="24"/>
        </w:rPr>
      </w:pPr>
    </w:p>
    <w:p w14:paraId="7F6E520A" w14:textId="77777777" w:rsidR="00CE56B1" w:rsidRDefault="00CE56B1">
      <w:pPr>
        <w:spacing w:before="240" w:after="240" w:line="240" w:lineRule="auto"/>
        <w:jc w:val="both"/>
        <w:rPr>
          <w:rFonts w:ascii="Times New Roman" w:eastAsia="Times New Roman" w:hAnsi="Times New Roman" w:cs="Times New Roman"/>
          <w:sz w:val="24"/>
          <w:szCs w:val="24"/>
        </w:rPr>
      </w:pPr>
    </w:p>
    <w:p w14:paraId="464E50BA" w14:textId="77777777" w:rsidR="00CE56B1" w:rsidRDefault="00CE56B1">
      <w:pPr>
        <w:spacing w:before="240" w:after="240" w:line="240" w:lineRule="auto"/>
        <w:jc w:val="both"/>
        <w:rPr>
          <w:rFonts w:ascii="Times New Roman" w:eastAsia="Times New Roman" w:hAnsi="Times New Roman" w:cs="Times New Roman"/>
          <w:sz w:val="24"/>
          <w:szCs w:val="24"/>
        </w:rPr>
      </w:pPr>
    </w:p>
    <w:p w14:paraId="457BDC97" w14:textId="77777777" w:rsidR="00CE56B1" w:rsidRDefault="00CE56B1">
      <w:pPr>
        <w:spacing w:before="240" w:after="240" w:line="240" w:lineRule="auto"/>
        <w:jc w:val="both"/>
        <w:rPr>
          <w:rFonts w:ascii="Times New Roman" w:eastAsia="Times New Roman" w:hAnsi="Times New Roman" w:cs="Times New Roman"/>
          <w:sz w:val="24"/>
          <w:szCs w:val="24"/>
        </w:rPr>
      </w:pPr>
    </w:p>
    <w:p w14:paraId="3BCA71B6" w14:textId="77777777" w:rsidR="00CE56B1" w:rsidRDefault="00CE56B1">
      <w:pPr>
        <w:spacing w:before="240" w:after="240" w:line="240" w:lineRule="auto"/>
        <w:jc w:val="both"/>
        <w:rPr>
          <w:rFonts w:ascii="Times New Roman" w:eastAsia="Times New Roman" w:hAnsi="Times New Roman" w:cs="Times New Roman"/>
          <w:sz w:val="24"/>
          <w:szCs w:val="24"/>
        </w:rPr>
      </w:pPr>
    </w:p>
    <w:p w14:paraId="60791953" w14:textId="77777777" w:rsidR="00CE56B1" w:rsidRDefault="00CE56B1">
      <w:pPr>
        <w:spacing w:before="240" w:after="240" w:line="240" w:lineRule="auto"/>
        <w:jc w:val="both"/>
        <w:rPr>
          <w:rFonts w:ascii="Times New Roman" w:eastAsia="Times New Roman" w:hAnsi="Times New Roman" w:cs="Times New Roman"/>
          <w:sz w:val="24"/>
          <w:szCs w:val="24"/>
        </w:rPr>
      </w:pPr>
    </w:p>
    <w:p w14:paraId="20CD6690" w14:textId="77777777" w:rsidR="00CE56B1" w:rsidRDefault="00CE56B1">
      <w:pPr>
        <w:spacing w:before="240" w:after="240" w:line="240" w:lineRule="auto"/>
        <w:jc w:val="both"/>
        <w:rPr>
          <w:rFonts w:ascii="Times New Roman" w:eastAsia="Times New Roman" w:hAnsi="Times New Roman" w:cs="Times New Roman"/>
          <w:sz w:val="24"/>
          <w:szCs w:val="24"/>
        </w:rPr>
      </w:pPr>
    </w:p>
    <w:p w14:paraId="02E45AE3" w14:textId="77777777" w:rsidR="00CE56B1" w:rsidRDefault="00CE56B1">
      <w:pPr>
        <w:spacing w:before="240" w:after="240" w:line="240" w:lineRule="auto"/>
        <w:jc w:val="both"/>
        <w:rPr>
          <w:rFonts w:ascii="Times New Roman" w:eastAsia="Times New Roman" w:hAnsi="Times New Roman" w:cs="Times New Roman"/>
          <w:sz w:val="24"/>
          <w:szCs w:val="24"/>
        </w:rPr>
      </w:pPr>
    </w:p>
    <w:p w14:paraId="42C6D4E3" w14:textId="77777777" w:rsidR="00CE56B1" w:rsidRDefault="00CE56B1">
      <w:pPr>
        <w:spacing w:before="240" w:after="240" w:line="240" w:lineRule="auto"/>
        <w:jc w:val="both"/>
        <w:rPr>
          <w:rFonts w:ascii="Times New Roman" w:eastAsia="Times New Roman" w:hAnsi="Times New Roman" w:cs="Times New Roman"/>
          <w:sz w:val="24"/>
          <w:szCs w:val="24"/>
        </w:rPr>
      </w:pPr>
    </w:p>
    <w:p w14:paraId="4EC63AC8" w14:textId="253EAFC4" w:rsidR="00C440D5" w:rsidRDefault="00213D6C" w:rsidP="00213D6C">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 ranged from 27</w:t>
      </w:r>
      <w:ins w:id="382" w:author="muyaguari@yahoo.com" w:date="2021-05-31T14:54:00Z">
        <w:r w:rsidR="00451EED">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mg/L</w:t>
      </w:r>
      <w:r w:rsidR="00716926">
        <w:rPr>
          <w:rFonts w:ascii="Times New Roman" w:eastAsia="Times New Roman" w:hAnsi="Times New Roman" w:cs="Times New Roman"/>
          <w:sz w:val="24"/>
          <w:szCs w:val="24"/>
        </w:rPr>
        <w:t xml:space="preserve"> to 820 mg/L.</w:t>
      </w:r>
      <w:del w:id="383" w:author="muyaguari@yahoo.com" w:date="2021-06-01T18:58:00Z">
        <w:r w:rsidR="00716926" w:rsidDel="0075607E">
          <w:rPr>
            <w:rFonts w:ascii="Times New Roman" w:eastAsia="Times New Roman" w:hAnsi="Times New Roman" w:cs="Times New Roman"/>
            <w:sz w:val="24"/>
            <w:szCs w:val="24"/>
          </w:rPr>
          <w:delText>,</w:delText>
        </w:r>
      </w:del>
      <w:r w:rsidR="00716926">
        <w:rPr>
          <w:rFonts w:ascii="Times New Roman" w:eastAsia="Times New Roman" w:hAnsi="Times New Roman" w:cs="Times New Roman"/>
          <w:sz w:val="24"/>
          <w:szCs w:val="24"/>
        </w:rPr>
        <w:t xml:space="preserve"> </w:t>
      </w:r>
      <w:ins w:id="384" w:author="muyaguari@yahoo.com" w:date="2021-06-01T18:58:00Z">
        <w:r w:rsidR="0075607E">
          <w:rPr>
            <w:rFonts w:ascii="Times New Roman" w:eastAsia="Times New Roman" w:hAnsi="Times New Roman" w:cs="Times New Roman"/>
            <w:sz w:val="24"/>
            <w:szCs w:val="24"/>
          </w:rPr>
          <w:t>T</w:t>
        </w:r>
      </w:ins>
      <w:del w:id="385" w:author="muyaguari@yahoo.com" w:date="2021-06-01T18:56:00Z">
        <w:r w:rsidR="00716926" w:rsidDel="0075607E">
          <w:rPr>
            <w:rFonts w:ascii="Times New Roman" w:eastAsia="Times New Roman" w:hAnsi="Times New Roman" w:cs="Times New Roman"/>
            <w:sz w:val="24"/>
            <w:szCs w:val="24"/>
          </w:rPr>
          <w:delText xml:space="preserve">where </w:delText>
        </w:r>
      </w:del>
      <w:del w:id="386" w:author="muyaguari@yahoo.com" w:date="2021-06-01T18:58:00Z">
        <w:r w:rsidR="00716926" w:rsidDel="0075607E">
          <w:rPr>
            <w:rFonts w:ascii="Times New Roman" w:eastAsia="Times New Roman" w:hAnsi="Times New Roman" w:cs="Times New Roman"/>
            <w:sz w:val="24"/>
            <w:szCs w:val="24"/>
          </w:rPr>
          <w:delText>t</w:delText>
        </w:r>
      </w:del>
      <w:proofErr w:type="gramStart"/>
      <w:r w:rsidR="00716926">
        <w:rPr>
          <w:rFonts w:ascii="Times New Roman" w:eastAsia="Times New Roman" w:hAnsi="Times New Roman" w:cs="Times New Roman"/>
          <w:sz w:val="24"/>
          <w:szCs w:val="24"/>
        </w:rPr>
        <w:t>he</w:t>
      </w:r>
      <w:proofErr w:type="gramEnd"/>
      <w:r w:rsidR="00716926">
        <w:rPr>
          <w:rFonts w:ascii="Times New Roman" w:eastAsia="Times New Roman" w:hAnsi="Times New Roman" w:cs="Times New Roman"/>
          <w:sz w:val="24"/>
          <w:szCs w:val="24"/>
        </w:rPr>
        <w:t xml:space="preserve"> highest values </w:t>
      </w:r>
      <w:ins w:id="387" w:author="muyaguari@yahoo.com" w:date="2021-06-01T18:58:00Z">
        <w:r w:rsidR="0075607E">
          <w:rPr>
            <w:rFonts w:ascii="Times New Roman" w:eastAsia="Times New Roman" w:hAnsi="Times New Roman" w:cs="Times New Roman"/>
            <w:sz w:val="24"/>
            <w:szCs w:val="24"/>
          </w:rPr>
          <w:t xml:space="preserve">were </w:t>
        </w:r>
      </w:ins>
      <w:del w:id="388" w:author="muyaguari@yahoo.com" w:date="2021-06-01T18:57:00Z">
        <w:r w:rsidR="00716926" w:rsidDel="0075607E">
          <w:rPr>
            <w:rFonts w:ascii="Times New Roman" w:eastAsia="Times New Roman" w:hAnsi="Times New Roman" w:cs="Times New Roman"/>
            <w:sz w:val="24"/>
            <w:szCs w:val="24"/>
          </w:rPr>
          <w:delText xml:space="preserve">(820mg/L) were </w:delText>
        </w:r>
      </w:del>
      <w:r w:rsidR="00716926">
        <w:rPr>
          <w:rFonts w:ascii="Times New Roman" w:eastAsia="Times New Roman" w:hAnsi="Times New Roman" w:cs="Times New Roman"/>
          <w:sz w:val="24"/>
          <w:szCs w:val="24"/>
        </w:rPr>
        <w:t xml:space="preserve">observed </w:t>
      </w:r>
      <w:ins w:id="389" w:author="muyaguari@yahoo.com" w:date="2021-06-01T18:57:00Z">
        <w:r w:rsidR="0075607E">
          <w:rPr>
            <w:rFonts w:ascii="Times New Roman" w:eastAsia="Times New Roman" w:hAnsi="Times New Roman" w:cs="Times New Roman"/>
            <w:sz w:val="24"/>
            <w:szCs w:val="24"/>
          </w:rPr>
          <w:t xml:space="preserve">during the rainy season </w:t>
        </w:r>
      </w:ins>
      <w:r w:rsidR="00716926">
        <w:rPr>
          <w:rFonts w:ascii="Times New Roman" w:eastAsia="Times New Roman" w:hAnsi="Times New Roman" w:cs="Times New Roman"/>
          <w:sz w:val="24"/>
          <w:szCs w:val="24"/>
        </w:rPr>
        <w:t xml:space="preserve">at the outer and middle </w:t>
      </w:r>
      <w:del w:id="390" w:author="muyaguari@yahoo.com" w:date="2021-06-01T18:58:00Z">
        <w:r w:rsidR="00716926" w:rsidDel="00A06EA9">
          <w:rPr>
            <w:rFonts w:ascii="Times New Roman" w:eastAsia="Times New Roman" w:hAnsi="Times New Roman" w:cs="Times New Roman"/>
            <w:sz w:val="24"/>
            <w:szCs w:val="24"/>
          </w:rPr>
          <w:delText xml:space="preserve"> </w:delText>
        </w:r>
      </w:del>
      <w:r w:rsidR="00716926">
        <w:rPr>
          <w:rFonts w:ascii="Times New Roman" w:eastAsia="Times New Roman" w:hAnsi="Times New Roman" w:cs="Times New Roman"/>
          <w:sz w:val="24"/>
          <w:szCs w:val="24"/>
        </w:rPr>
        <w:t>branches of Estero Valdivia</w:t>
      </w:r>
      <w:ins w:id="391" w:author="muyaguari@yahoo.com" w:date="2021-06-01T18:57:00Z">
        <w:r w:rsidR="0075607E">
          <w:rPr>
            <w:rFonts w:ascii="Times New Roman" w:eastAsia="Times New Roman" w:hAnsi="Times New Roman" w:cs="Times New Roman"/>
            <w:sz w:val="24"/>
            <w:szCs w:val="24"/>
          </w:rPr>
          <w:t>.</w:t>
        </w:r>
      </w:ins>
      <w:r w:rsidR="00716926">
        <w:rPr>
          <w:rFonts w:ascii="Times New Roman" w:eastAsia="Times New Roman" w:hAnsi="Times New Roman" w:cs="Times New Roman"/>
          <w:sz w:val="24"/>
          <w:szCs w:val="24"/>
        </w:rPr>
        <w:t xml:space="preserve"> </w:t>
      </w:r>
      <w:del w:id="392" w:author="muyaguari@yahoo.com" w:date="2021-06-01T18:58:00Z">
        <w:r w:rsidR="00716926" w:rsidDel="00A06EA9">
          <w:rPr>
            <w:rFonts w:ascii="Times New Roman" w:eastAsia="Times New Roman" w:hAnsi="Times New Roman" w:cs="Times New Roman"/>
            <w:sz w:val="24"/>
            <w:szCs w:val="24"/>
          </w:rPr>
          <w:delText>where it reaches levels of  820 and 785 mg/L respectively</w:delText>
        </w:r>
      </w:del>
      <w:del w:id="393" w:author="muyaguari@yahoo.com" w:date="2021-06-01T18:57:00Z">
        <w:r w:rsidR="00716926" w:rsidDel="0075607E">
          <w:rPr>
            <w:rFonts w:ascii="Times New Roman" w:eastAsia="Times New Roman" w:hAnsi="Times New Roman" w:cs="Times New Roman"/>
            <w:sz w:val="24"/>
            <w:szCs w:val="24"/>
          </w:rPr>
          <w:delText xml:space="preserve"> during the rainy season</w:delText>
        </w:r>
      </w:del>
      <w:del w:id="394" w:author="muyaguari@yahoo.com" w:date="2021-06-01T18:58:00Z">
        <w:r w:rsidR="00716926" w:rsidDel="00A06EA9">
          <w:rPr>
            <w:rFonts w:ascii="Times New Roman" w:eastAsia="Times New Roman" w:hAnsi="Times New Roman" w:cs="Times New Roman"/>
            <w:sz w:val="24"/>
            <w:szCs w:val="24"/>
          </w:rPr>
          <w:delText>,</w:delText>
        </w:r>
        <w:r w:rsidR="00CE56B1" w:rsidDel="00A06EA9">
          <w:rPr>
            <w:rFonts w:ascii="Times New Roman" w:eastAsia="Times New Roman" w:hAnsi="Times New Roman" w:cs="Times New Roman"/>
            <w:sz w:val="24"/>
            <w:szCs w:val="24"/>
          </w:rPr>
          <w:delText xml:space="preserve"> </w:delText>
        </w:r>
      </w:del>
      <w:ins w:id="395" w:author="muyaguari@yahoo.com" w:date="2021-06-01T18:58:00Z">
        <w:r w:rsidR="00A06EA9">
          <w:rPr>
            <w:rFonts w:ascii="Times New Roman" w:eastAsia="Times New Roman" w:hAnsi="Times New Roman" w:cs="Times New Roman"/>
            <w:sz w:val="24"/>
            <w:szCs w:val="24"/>
          </w:rPr>
          <w:t xml:space="preserve">These levels </w:t>
        </w:r>
      </w:ins>
      <w:r w:rsidR="00716926">
        <w:rPr>
          <w:rFonts w:ascii="Times New Roman" w:eastAsia="Times New Roman" w:hAnsi="Times New Roman" w:cs="Times New Roman"/>
          <w:sz w:val="24"/>
          <w:szCs w:val="24"/>
        </w:rPr>
        <w:t>exceeded the permissible COD limits for the preservation of flora and fauna according environment</w:t>
      </w:r>
      <w:ins w:id="396" w:author="muyaguari@yahoo.com" w:date="2021-06-01T18:59:00Z">
        <w:r w:rsidR="00AC7D30">
          <w:rPr>
            <w:rFonts w:ascii="Times New Roman" w:eastAsia="Times New Roman" w:hAnsi="Times New Roman" w:cs="Times New Roman"/>
            <w:sz w:val="24"/>
            <w:szCs w:val="24"/>
          </w:rPr>
          <w:t>al</w:t>
        </w:r>
      </w:ins>
      <w:r w:rsidR="00716926">
        <w:rPr>
          <w:rFonts w:ascii="Times New Roman" w:eastAsia="Times New Roman" w:hAnsi="Times New Roman" w:cs="Times New Roman"/>
          <w:sz w:val="24"/>
          <w:szCs w:val="24"/>
        </w:rPr>
        <w:t xml:space="preserve"> laws in Ecuador (400 mg/L). Other sites with high levels </w:t>
      </w:r>
      <w:commentRangeStart w:id="397"/>
      <w:ins w:id="398" w:author="muyaguari@yahoo.com" w:date="2021-06-01T18:59:00Z">
        <w:r w:rsidR="00AC7D30">
          <w:rPr>
            <w:rFonts w:ascii="Times New Roman" w:eastAsia="Times New Roman" w:hAnsi="Times New Roman" w:cs="Times New Roman"/>
            <w:sz w:val="24"/>
            <w:szCs w:val="24"/>
          </w:rPr>
          <w:t xml:space="preserve">of COD </w:t>
        </w:r>
      </w:ins>
      <w:commentRangeEnd w:id="397"/>
      <w:ins w:id="399" w:author="muyaguari@yahoo.com" w:date="2021-06-01T19:03:00Z">
        <w:r w:rsidR="00E04243">
          <w:rPr>
            <w:rStyle w:val="CommentReference"/>
          </w:rPr>
          <w:commentReference w:id="397"/>
        </w:r>
      </w:ins>
      <w:r w:rsidR="00716926">
        <w:rPr>
          <w:rFonts w:ascii="Times New Roman" w:eastAsia="Times New Roman" w:hAnsi="Times New Roman" w:cs="Times New Roman"/>
          <w:sz w:val="24"/>
          <w:szCs w:val="24"/>
        </w:rPr>
        <w:t xml:space="preserve">were </w:t>
      </w:r>
      <w:del w:id="400" w:author="muyaguari@yahoo.com" w:date="2021-06-01T19:01:00Z">
        <w:r w:rsidR="00716926" w:rsidDel="00E04243">
          <w:rPr>
            <w:rFonts w:ascii="Times New Roman" w:eastAsia="Times New Roman" w:hAnsi="Times New Roman" w:cs="Times New Roman"/>
            <w:sz w:val="24"/>
            <w:szCs w:val="24"/>
          </w:rPr>
          <w:delText xml:space="preserve">found </w:delText>
        </w:r>
      </w:del>
      <w:ins w:id="401" w:author="muyaguari@yahoo.com" w:date="2021-06-01T19:01:00Z">
        <w:r w:rsidR="00E04243">
          <w:rPr>
            <w:rFonts w:ascii="Times New Roman" w:eastAsia="Times New Roman" w:hAnsi="Times New Roman" w:cs="Times New Roman"/>
            <w:sz w:val="24"/>
            <w:szCs w:val="24"/>
          </w:rPr>
          <w:t xml:space="preserve">observed </w:t>
        </w:r>
      </w:ins>
      <w:r w:rsidR="00716926">
        <w:rPr>
          <w:rFonts w:ascii="Times New Roman" w:eastAsia="Times New Roman" w:hAnsi="Times New Roman" w:cs="Times New Roman"/>
          <w:sz w:val="24"/>
          <w:szCs w:val="24"/>
        </w:rPr>
        <w:t>at the estuarine zones from Playas and Ayangue such as</w:t>
      </w:r>
      <w:del w:id="402" w:author="muyaguari@yahoo.com" w:date="2021-06-01T18:59:00Z">
        <w:r w:rsidR="00716926" w:rsidDel="00AC7D30">
          <w:rPr>
            <w:rFonts w:ascii="Times New Roman" w:eastAsia="Times New Roman" w:hAnsi="Times New Roman" w:cs="Times New Roman"/>
            <w:sz w:val="24"/>
            <w:szCs w:val="24"/>
          </w:rPr>
          <w:delText>:</w:delText>
        </w:r>
      </w:del>
      <w:r w:rsidR="00716926">
        <w:rPr>
          <w:rFonts w:ascii="Times New Roman" w:eastAsia="Times New Roman" w:hAnsi="Times New Roman" w:cs="Times New Roman"/>
          <w:sz w:val="24"/>
          <w:szCs w:val="24"/>
        </w:rPr>
        <w:t xml:space="preserve"> Estero Data 1</w:t>
      </w:r>
      <w:ins w:id="403" w:author="muyaguari@yahoo.com" w:date="2021-05-31T15:03:00Z">
        <w:r w:rsidR="00D8743F">
          <w:rPr>
            <w:rFonts w:ascii="Times New Roman" w:eastAsia="Times New Roman" w:hAnsi="Times New Roman" w:cs="Times New Roman"/>
            <w:sz w:val="24"/>
            <w:szCs w:val="24"/>
          </w:rPr>
          <w:t xml:space="preserve"> </w:t>
        </w:r>
      </w:ins>
      <w:r w:rsidR="00716926">
        <w:rPr>
          <w:rFonts w:ascii="Times New Roman" w:eastAsia="Times New Roman" w:hAnsi="Times New Roman" w:cs="Times New Roman"/>
          <w:sz w:val="24"/>
          <w:szCs w:val="24"/>
        </w:rPr>
        <w:t>(384 mg/L), Estero Data 3 (</w:t>
      </w:r>
      <w:del w:id="404" w:author="muyaguari@yahoo.com" w:date="2021-05-31T14:54:00Z">
        <w:r w:rsidR="00716926" w:rsidDel="00451EED">
          <w:rPr>
            <w:rFonts w:ascii="Times New Roman" w:eastAsia="Times New Roman" w:hAnsi="Times New Roman" w:cs="Times New Roman"/>
            <w:sz w:val="24"/>
            <w:szCs w:val="24"/>
          </w:rPr>
          <w:delText xml:space="preserve"> </w:delText>
        </w:r>
      </w:del>
      <w:r w:rsidR="00716926">
        <w:rPr>
          <w:rFonts w:ascii="Times New Roman" w:eastAsia="Times New Roman" w:hAnsi="Times New Roman" w:cs="Times New Roman"/>
          <w:sz w:val="24"/>
          <w:szCs w:val="24"/>
        </w:rPr>
        <w:t>302 mg/L), Palmar 3(</w:t>
      </w:r>
      <w:del w:id="405" w:author="muyaguari@yahoo.com" w:date="2021-05-31T14:54:00Z">
        <w:r w:rsidR="00716926" w:rsidDel="00451EED">
          <w:rPr>
            <w:rFonts w:ascii="Times New Roman" w:eastAsia="Times New Roman" w:hAnsi="Times New Roman" w:cs="Times New Roman"/>
            <w:sz w:val="24"/>
            <w:szCs w:val="24"/>
          </w:rPr>
          <w:delText xml:space="preserve"> </w:delText>
        </w:r>
      </w:del>
      <w:r w:rsidR="00716926">
        <w:rPr>
          <w:rFonts w:ascii="Times New Roman" w:eastAsia="Times New Roman" w:hAnsi="Times New Roman" w:cs="Times New Roman"/>
          <w:sz w:val="24"/>
          <w:szCs w:val="24"/>
        </w:rPr>
        <w:t xml:space="preserve">260 mg/L) (200 mg / L) </w:t>
      </w:r>
      <w:proofErr w:type="gramStart"/>
      <w:r w:rsidR="00716926">
        <w:rPr>
          <w:rFonts w:ascii="Times New Roman" w:eastAsia="Times New Roman" w:hAnsi="Times New Roman" w:cs="Times New Roman"/>
          <w:sz w:val="24"/>
          <w:szCs w:val="24"/>
        </w:rPr>
        <w:t>and  the</w:t>
      </w:r>
      <w:proofErr w:type="gramEnd"/>
      <w:r w:rsidR="00716926">
        <w:rPr>
          <w:rFonts w:ascii="Times New Roman" w:eastAsia="Times New Roman" w:hAnsi="Times New Roman" w:cs="Times New Roman"/>
          <w:sz w:val="24"/>
          <w:szCs w:val="24"/>
        </w:rPr>
        <w:t xml:space="preserve"> beach Punta </w:t>
      </w:r>
      <w:proofErr w:type="spellStart"/>
      <w:r w:rsidR="00716926">
        <w:rPr>
          <w:rFonts w:ascii="Times New Roman" w:eastAsia="Times New Roman" w:hAnsi="Times New Roman" w:cs="Times New Roman"/>
          <w:sz w:val="24"/>
          <w:szCs w:val="24"/>
        </w:rPr>
        <w:t>Carnero</w:t>
      </w:r>
      <w:proofErr w:type="spellEnd"/>
      <w:r w:rsidR="00716926">
        <w:rPr>
          <w:rFonts w:ascii="Times New Roman" w:eastAsia="Times New Roman" w:hAnsi="Times New Roman" w:cs="Times New Roman"/>
          <w:sz w:val="24"/>
          <w:szCs w:val="24"/>
        </w:rPr>
        <w:t xml:space="preserve"> (210 mg/L ) (Figure 2C).  BOD ranged from </w:t>
      </w:r>
      <w:del w:id="406" w:author="muyaguari@yahoo.com" w:date="2021-05-31T16:20:00Z">
        <w:r w:rsidR="00716926" w:rsidDel="0016546D">
          <w:rPr>
            <w:rFonts w:ascii="Times New Roman" w:eastAsia="Times New Roman" w:hAnsi="Times New Roman" w:cs="Times New Roman"/>
            <w:sz w:val="24"/>
            <w:szCs w:val="24"/>
          </w:rPr>
          <w:delText xml:space="preserve"> </w:delText>
        </w:r>
      </w:del>
      <w:r w:rsidR="00716926">
        <w:rPr>
          <w:rFonts w:ascii="Times New Roman" w:eastAsia="Times New Roman" w:hAnsi="Times New Roman" w:cs="Times New Roman"/>
          <w:sz w:val="24"/>
          <w:szCs w:val="24"/>
        </w:rPr>
        <w:t xml:space="preserve">2 to 200 </w:t>
      </w:r>
      <w:del w:id="407" w:author="muyaguari@yahoo.com" w:date="2021-05-31T16:20:00Z">
        <w:r w:rsidR="00716926" w:rsidDel="0016546D">
          <w:rPr>
            <w:rFonts w:ascii="Times New Roman" w:eastAsia="Times New Roman" w:hAnsi="Times New Roman" w:cs="Times New Roman"/>
            <w:sz w:val="24"/>
            <w:szCs w:val="24"/>
          </w:rPr>
          <w:delText xml:space="preserve"> </w:delText>
        </w:r>
      </w:del>
      <w:r w:rsidR="00716926">
        <w:rPr>
          <w:rFonts w:ascii="Times New Roman" w:eastAsia="Times New Roman" w:hAnsi="Times New Roman" w:cs="Times New Roman"/>
          <w:sz w:val="24"/>
          <w:szCs w:val="24"/>
        </w:rPr>
        <w:t xml:space="preserve">mg/L </w:t>
      </w:r>
      <w:del w:id="408" w:author="muyaguari@yahoo.com" w:date="2021-06-01T19:02:00Z">
        <w:r w:rsidR="00716926" w:rsidDel="00E04243">
          <w:rPr>
            <w:rFonts w:ascii="Times New Roman" w:eastAsia="Times New Roman" w:hAnsi="Times New Roman" w:cs="Times New Roman"/>
            <w:sz w:val="24"/>
            <w:szCs w:val="24"/>
          </w:rPr>
          <w:delText xml:space="preserve">where </w:delText>
        </w:r>
      </w:del>
      <w:ins w:id="409" w:author="muyaguari@yahoo.com" w:date="2021-06-01T19:02:00Z">
        <w:r w:rsidR="00E04243">
          <w:rPr>
            <w:rFonts w:ascii="Times New Roman" w:eastAsia="Times New Roman" w:hAnsi="Times New Roman" w:cs="Times New Roman"/>
            <w:sz w:val="24"/>
            <w:szCs w:val="24"/>
          </w:rPr>
          <w:t xml:space="preserve">and </w:t>
        </w:r>
      </w:ins>
      <w:commentRangeStart w:id="410"/>
      <w:r w:rsidR="00716926">
        <w:rPr>
          <w:rFonts w:ascii="Times New Roman" w:eastAsia="Times New Roman" w:hAnsi="Times New Roman" w:cs="Times New Roman"/>
          <w:sz w:val="24"/>
          <w:szCs w:val="24"/>
        </w:rPr>
        <w:t xml:space="preserve">higher levels </w:t>
      </w:r>
      <w:commentRangeEnd w:id="410"/>
      <w:r w:rsidR="00E04243">
        <w:rPr>
          <w:rStyle w:val="CommentReference"/>
        </w:rPr>
        <w:commentReference w:id="410"/>
      </w:r>
      <w:r w:rsidR="00716926">
        <w:rPr>
          <w:rFonts w:ascii="Times New Roman" w:eastAsia="Times New Roman" w:hAnsi="Times New Roman" w:cs="Times New Roman"/>
          <w:sz w:val="24"/>
          <w:szCs w:val="24"/>
        </w:rPr>
        <w:t xml:space="preserve">were observed only </w:t>
      </w:r>
      <w:del w:id="411" w:author="muyaguari@yahoo.com" w:date="2021-06-01T18:59:00Z">
        <w:r w:rsidR="00716926" w:rsidDel="00AC7D30">
          <w:rPr>
            <w:rFonts w:ascii="Times New Roman" w:eastAsia="Times New Roman" w:hAnsi="Times New Roman" w:cs="Times New Roman"/>
            <w:sz w:val="24"/>
            <w:szCs w:val="24"/>
          </w:rPr>
          <w:delText xml:space="preserve"> </w:delText>
        </w:r>
      </w:del>
      <w:r w:rsidR="00716926">
        <w:rPr>
          <w:rFonts w:ascii="Times New Roman" w:eastAsia="Times New Roman" w:hAnsi="Times New Roman" w:cs="Times New Roman"/>
          <w:sz w:val="24"/>
          <w:szCs w:val="24"/>
        </w:rPr>
        <w:t xml:space="preserve">at Estero Valdivia in the middle (150 mg/L) and outer estuary (200 mg/L) during the rainy season (Figure 2B). </w:t>
      </w:r>
    </w:p>
    <w:p w14:paraId="7AE365D8" w14:textId="77777777" w:rsidR="00213D6C" w:rsidRPr="00213D6C" w:rsidRDefault="00213D6C" w:rsidP="00213D6C">
      <w:pPr>
        <w:spacing w:before="240" w:after="240" w:line="240" w:lineRule="auto"/>
        <w:jc w:val="both"/>
        <w:rPr>
          <w:rFonts w:ascii="Times New Roman" w:eastAsia="Times New Roman" w:hAnsi="Times New Roman" w:cs="Times New Roman"/>
          <w:sz w:val="24"/>
          <w:szCs w:val="24"/>
        </w:rPr>
      </w:pPr>
    </w:p>
    <w:p w14:paraId="13AAAF5E" w14:textId="33D6AE02" w:rsidR="00CE56B1" w:rsidRDefault="00CE56B1">
      <w:pPr>
        <w:spacing w:before="240" w:after="240"/>
        <w:jc w:val="both"/>
        <w:rPr>
          <w:rFonts w:ascii="Times New Roman" w:eastAsia="Times New Roman" w:hAnsi="Times New Roman" w:cs="Times New Roman"/>
          <w:noProof/>
          <w:sz w:val="24"/>
          <w:szCs w:val="24"/>
          <w:lang w:val="es-ES"/>
        </w:rPr>
      </w:pPr>
      <w:commentRangeStart w:id="412"/>
      <w:r>
        <w:rPr>
          <w:noProof/>
          <w:lang w:val="es-ES"/>
        </w:rPr>
        <w:drawing>
          <wp:anchor distT="0" distB="0" distL="114300" distR="114300" simplePos="0" relativeHeight="251661312" behindDoc="0" locked="0" layoutInCell="1" allowOverlap="1" wp14:anchorId="3C8A0353" wp14:editId="275442C0">
            <wp:simplePos x="0" y="0"/>
            <wp:positionH relativeFrom="margin">
              <wp:posOffset>-647558</wp:posOffset>
            </wp:positionH>
            <wp:positionV relativeFrom="paragraph">
              <wp:posOffset>1991</wp:posOffset>
            </wp:positionV>
            <wp:extent cx="4006850" cy="716280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0587" t="16676" r="36079" b="10887"/>
                    <a:stretch/>
                  </pic:blipFill>
                  <pic:spPr bwMode="auto">
                    <a:xfrm>
                      <a:off x="0" y="0"/>
                      <a:ext cx="4006850" cy="7162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
        </w:rPr>
        <w:drawing>
          <wp:anchor distT="0" distB="0" distL="114300" distR="114300" simplePos="0" relativeHeight="251662336" behindDoc="0" locked="0" layoutInCell="1" allowOverlap="1" wp14:anchorId="1221C66F" wp14:editId="5A123772">
            <wp:simplePos x="0" y="0"/>
            <wp:positionH relativeFrom="page">
              <wp:align>right</wp:align>
            </wp:positionH>
            <wp:positionV relativeFrom="paragraph">
              <wp:posOffset>9525</wp:posOffset>
            </wp:positionV>
            <wp:extent cx="3667125" cy="7428865"/>
            <wp:effectExtent l="0" t="0" r="9525" b="63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9369" t="17949" r="40863" b="10856"/>
                    <a:stretch/>
                  </pic:blipFill>
                  <pic:spPr bwMode="auto">
                    <a:xfrm>
                      <a:off x="0" y="0"/>
                      <a:ext cx="3667125" cy="7428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412"/>
      <w:r w:rsidR="003364D9">
        <w:rPr>
          <w:rStyle w:val="CommentReference"/>
        </w:rPr>
        <w:commentReference w:id="412"/>
      </w:r>
    </w:p>
    <w:p w14:paraId="161664F2" w14:textId="7698DBB4" w:rsidR="00CE56B1" w:rsidRDefault="00CE56B1">
      <w:pPr>
        <w:spacing w:before="240" w:after="240"/>
        <w:jc w:val="both"/>
        <w:rPr>
          <w:rFonts w:ascii="Times New Roman" w:eastAsia="Times New Roman" w:hAnsi="Times New Roman" w:cs="Times New Roman"/>
          <w:noProof/>
          <w:sz w:val="24"/>
          <w:szCs w:val="24"/>
          <w:lang w:val="es-ES"/>
        </w:rPr>
      </w:pPr>
    </w:p>
    <w:p w14:paraId="742B4970" w14:textId="5DD2A021" w:rsidR="00CE56B1" w:rsidRDefault="00CE56B1">
      <w:pPr>
        <w:spacing w:before="240" w:after="240"/>
        <w:jc w:val="both"/>
        <w:rPr>
          <w:rFonts w:ascii="Times New Roman" w:eastAsia="Times New Roman" w:hAnsi="Times New Roman" w:cs="Times New Roman"/>
          <w:noProof/>
          <w:sz w:val="24"/>
          <w:szCs w:val="24"/>
          <w:lang w:val="es-ES"/>
        </w:rPr>
      </w:pPr>
    </w:p>
    <w:p w14:paraId="3BAD505D" w14:textId="222C3837" w:rsidR="00CE56B1" w:rsidRDefault="00CE56B1">
      <w:pPr>
        <w:spacing w:before="240" w:after="240"/>
        <w:jc w:val="both"/>
        <w:rPr>
          <w:rFonts w:ascii="Times New Roman" w:eastAsia="Times New Roman" w:hAnsi="Times New Roman" w:cs="Times New Roman"/>
          <w:noProof/>
          <w:sz w:val="24"/>
          <w:szCs w:val="24"/>
          <w:lang w:val="es-ES"/>
        </w:rPr>
      </w:pPr>
    </w:p>
    <w:p w14:paraId="02F0D13C" w14:textId="7C7280D2" w:rsidR="00CE56B1" w:rsidRDefault="00CE56B1">
      <w:pPr>
        <w:spacing w:before="240" w:after="240"/>
        <w:jc w:val="both"/>
        <w:rPr>
          <w:rFonts w:ascii="Times New Roman" w:eastAsia="Times New Roman" w:hAnsi="Times New Roman" w:cs="Times New Roman"/>
          <w:noProof/>
          <w:sz w:val="24"/>
          <w:szCs w:val="24"/>
          <w:lang w:val="es-ES"/>
        </w:rPr>
      </w:pPr>
    </w:p>
    <w:p w14:paraId="6B97AF47" w14:textId="7ADA6759" w:rsidR="00CE56B1" w:rsidRDefault="00CE56B1">
      <w:pPr>
        <w:spacing w:before="240" w:after="240"/>
        <w:jc w:val="both"/>
        <w:rPr>
          <w:rFonts w:ascii="Times New Roman" w:eastAsia="Times New Roman" w:hAnsi="Times New Roman" w:cs="Times New Roman"/>
          <w:noProof/>
          <w:sz w:val="24"/>
          <w:szCs w:val="24"/>
          <w:lang w:val="es-ES"/>
        </w:rPr>
      </w:pPr>
    </w:p>
    <w:p w14:paraId="174E71D2" w14:textId="601B2D4D" w:rsidR="00CE56B1" w:rsidRDefault="00CE56B1">
      <w:pPr>
        <w:spacing w:before="240" w:after="240"/>
        <w:jc w:val="both"/>
        <w:rPr>
          <w:rFonts w:ascii="Times New Roman" w:eastAsia="Times New Roman" w:hAnsi="Times New Roman" w:cs="Times New Roman"/>
          <w:noProof/>
          <w:sz w:val="24"/>
          <w:szCs w:val="24"/>
          <w:lang w:val="es-ES"/>
        </w:rPr>
      </w:pPr>
    </w:p>
    <w:p w14:paraId="37714594" w14:textId="77777777" w:rsidR="00CE56B1" w:rsidRDefault="00CE56B1">
      <w:pPr>
        <w:spacing w:before="240" w:after="240"/>
        <w:jc w:val="both"/>
        <w:rPr>
          <w:rFonts w:ascii="Times New Roman" w:eastAsia="Times New Roman" w:hAnsi="Times New Roman" w:cs="Times New Roman"/>
          <w:noProof/>
          <w:sz w:val="24"/>
          <w:szCs w:val="24"/>
          <w:lang w:val="es-ES"/>
        </w:rPr>
      </w:pPr>
    </w:p>
    <w:p w14:paraId="0F8712C3" w14:textId="77777777" w:rsidR="00CE56B1" w:rsidRDefault="00CE56B1">
      <w:pPr>
        <w:spacing w:before="240" w:after="240"/>
        <w:jc w:val="both"/>
        <w:rPr>
          <w:rFonts w:ascii="Times New Roman" w:eastAsia="Times New Roman" w:hAnsi="Times New Roman" w:cs="Times New Roman"/>
          <w:noProof/>
          <w:sz w:val="24"/>
          <w:szCs w:val="24"/>
          <w:lang w:val="es-ES"/>
        </w:rPr>
      </w:pPr>
    </w:p>
    <w:p w14:paraId="4BE78E11" w14:textId="77777777" w:rsidR="00CE56B1" w:rsidRDefault="00CE56B1">
      <w:pPr>
        <w:spacing w:before="240" w:after="240"/>
        <w:jc w:val="both"/>
        <w:rPr>
          <w:rFonts w:ascii="Times New Roman" w:eastAsia="Times New Roman" w:hAnsi="Times New Roman" w:cs="Times New Roman"/>
          <w:noProof/>
          <w:sz w:val="24"/>
          <w:szCs w:val="24"/>
          <w:lang w:val="es-ES"/>
        </w:rPr>
      </w:pPr>
    </w:p>
    <w:p w14:paraId="0D420A1B" w14:textId="77777777" w:rsidR="00CE56B1" w:rsidRDefault="00CE56B1">
      <w:pPr>
        <w:spacing w:before="240" w:after="240"/>
        <w:jc w:val="both"/>
        <w:rPr>
          <w:rFonts w:ascii="Times New Roman" w:eastAsia="Times New Roman" w:hAnsi="Times New Roman" w:cs="Times New Roman"/>
          <w:noProof/>
          <w:sz w:val="24"/>
          <w:szCs w:val="24"/>
          <w:lang w:val="es-ES"/>
        </w:rPr>
      </w:pPr>
    </w:p>
    <w:p w14:paraId="398A5ED0" w14:textId="77777777" w:rsidR="00CE56B1" w:rsidRDefault="00CE56B1">
      <w:pPr>
        <w:spacing w:before="240" w:after="240"/>
        <w:jc w:val="both"/>
        <w:rPr>
          <w:rFonts w:ascii="Times New Roman" w:eastAsia="Times New Roman" w:hAnsi="Times New Roman" w:cs="Times New Roman"/>
          <w:noProof/>
          <w:sz w:val="24"/>
          <w:szCs w:val="24"/>
          <w:lang w:val="es-ES"/>
        </w:rPr>
      </w:pPr>
    </w:p>
    <w:p w14:paraId="0C642376" w14:textId="77777777" w:rsidR="00CE56B1" w:rsidRDefault="00CE56B1">
      <w:pPr>
        <w:spacing w:before="240" w:after="240"/>
        <w:jc w:val="both"/>
        <w:rPr>
          <w:rFonts w:ascii="Times New Roman" w:eastAsia="Times New Roman" w:hAnsi="Times New Roman" w:cs="Times New Roman"/>
          <w:noProof/>
          <w:sz w:val="24"/>
          <w:szCs w:val="24"/>
          <w:lang w:val="es-ES"/>
        </w:rPr>
      </w:pPr>
    </w:p>
    <w:p w14:paraId="78B12DCC" w14:textId="77777777" w:rsidR="00CE56B1" w:rsidRDefault="00CE56B1">
      <w:pPr>
        <w:spacing w:before="240" w:after="240"/>
        <w:jc w:val="both"/>
        <w:rPr>
          <w:rFonts w:ascii="Times New Roman" w:eastAsia="Times New Roman" w:hAnsi="Times New Roman" w:cs="Times New Roman"/>
          <w:noProof/>
          <w:sz w:val="24"/>
          <w:szCs w:val="24"/>
          <w:lang w:val="es-ES"/>
        </w:rPr>
      </w:pPr>
    </w:p>
    <w:p w14:paraId="4036D356" w14:textId="77777777" w:rsidR="00CE56B1" w:rsidRDefault="00CE56B1">
      <w:pPr>
        <w:spacing w:before="240" w:after="240"/>
        <w:jc w:val="both"/>
        <w:rPr>
          <w:rFonts w:ascii="Times New Roman" w:eastAsia="Times New Roman" w:hAnsi="Times New Roman" w:cs="Times New Roman"/>
          <w:noProof/>
          <w:sz w:val="24"/>
          <w:szCs w:val="24"/>
          <w:lang w:val="es-ES"/>
        </w:rPr>
      </w:pPr>
    </w:p>
    <w:p w14:paraId="42B8B6D5" w14:textId="77777777" w:rsidR="00CE56B1" w:rsidRDefault="00CE56B1">
      <w:pPr>
        <w:spacing w:before="240" w:after="240"/>
        <w:jc w:val="both"/>
        <w:rPr>
          <w:rFonts w:ascii="Times New Roman" w:eastAsia="Times New Roman" w:hAnsi="Times New Roman" w:cs="Times New Roman"/>
          <w:noProof/>
          <w:sz w:val="24"/>
          <w:szCs w:val="24"/>
          <w:lang w:val="es-ES"/>
        </w:rPr>
      </w:pPr>
    </w:p>
    <w:p w14:paraId="7C637C04" w14:textId="77777777" w:rsidR="00CE56B1" w:rsidRDefault="00CE56B1">
      <w:pPr>
        <w:spacing w:before="240" w:after="240"/>
        <w:jc w:val="both"/>
        <w:rPr>
          <w:rFonts w:ascii="Times New Roman" w:eastAsia="Times New Roman" w:hAnsi="Times New Roman" w:cs="Times New Roman"/>
          <w:sz w:val="24"/>
          <w:szCs w:val="24"/>
        </w:rPr>
      </w:pPr>
    </w:p>
    <w:p w14:paraId="000000C2" w14:textId="2D69D219" w:rsidR="00E85944" w:rsidRPr="00213D6C" w:rsidRDefault="00716926">
      <w:pPr>
        <w:spacing w:before="240" w:after="240"/>
        <w:jc w:val="both"/>
        <w:rPr>
          <w:rFonts w:ascii="Times New Roman" w:eastAsia="Times New Roman" w:hAnsi="Times New Roman" w:cs="Times New Roman"/>
          <w:color w:val="FF0000"/>
          <w:sz w:val="20"/>
          <w:szCs w:val="20"/>
          <w:highlight w:val="white"/>
        </w:rPr>
      </w:pPr>
      <w:r w:rsidRPr="00213D6C">
        <w:rPr>
          <w:rFonts w:ascii="Times New Roman" w:eastAsia="Times New Roman" w:hAnsi="Times New Roman" w:cs="Times New Roman"/>
          <w:b/>
          <w:sz w:val="20"/>
          <w:szCs w:val="20"/>
        </w:rPr>
        <w:t>Figure 2.</w:t>
      </w:r>
      <w:r w:rsidRPr="00213D6C">
        <w:rPr>
          <w:rFonts w:ascii="Times New Roman" w:eastAsia="Times New Roman" w:hAnsi="Times New Roman" w:cs="Times New Roman"/>
          <w:b/>
          <w:color w:val="333333"/>
          <w:sz w:val="20"/>
          <w:szCs w:val="20"/>
          <w:highlight w:val="white"/>
        </w:rPr>
        <w:t xml:space="preserve"> </w:t>
      </w:r>
      <w:r w:rsidR="00C440D5" w:rsidRPr="00213D6C">
        <w:rPr>
          <w:rFonts w:ascii="Times New Roman" w:eastAsia="Times New Roman" w:hAnsi="Times New Roman" w:cs="Times New Roman"/>
          <w:b/>
          <w:color w:val="333333"/>
          <w:sz w:val="20"/>
          <w:szCs w:val="20"/>
          <w:highlight w:val="white"/>
        </w:rPr>
        <w:t xml:space="preserve">pH, Temperature and salinity </w:t>
      </w:r>
      <w:r w:rsidR="009232BC" w:rsidRPr="00213D6C">
        <w:rPr>
          <w:rFonts w:ascii="Times New Roman" w:eastAsia="Times New Roman" w:hAnsi="Times New Roman" w:cs="Times New Roman"/>
          <w:b/>
          <w:color w:val="333333"/>
          <w:sz w:val="20"/>
          <w:szCs w:val="20"/>
          <w:highlight w:val="white"/>
        </w:rPr>
        <w:t xml:space="preserve">values are showed in left and </w:t>
      </w:r>
      <w:r w:rsidR="00C440D5" w:rsidRPr="00213D6C">
        <w:rPr>
          <w:rFonts w:ascii="Times New Roman" w:eastAsia="Times New Roman" w:hAnsi="Times New Roman" w:cs="Times New Roman"/>
          <w:b/>
          <w:color w:val="333333"/>
          <w:sz w:val="20"/>
          <w:szCs w:val="20"/>
          <w:highlight w:val="white"/>
        </w:rPr>
        <w:t>dissolved</w:t>
      </w:r>
      <w:r w:rsidR="009232BC" w:rsidRPr="00213D6C">
        <w:rPr>
          <w:rFonts w:ascii="Times New Roman" w:eastAsia="Times New Roman" w:hAnsi="Times New Roman" w:cs="Times New Roman"/>
          <w:b/>
          <w:color w:val="333333"/>
          <w:sz w:val="20"/>
          <w:szCs w:val="20"/>
          <w:highlight w:val="white"/>
        </w:rPr>
        <w:t xml:space="preserve"> oxygen</w:t>
      </w:r>
      <w:r w:rsidR="00C440D5" w:rsidRPr="00213D6C">
        <w:rPr>
          <w:rFonts w:ascii="Times New Roman" w:eastAsia="Times New Roman" w:hAnsi="Times New Roman" w:cs="Times New Roman"/>
          <w:b/>
          <w:color w:val="333333"/>
          <w:sz w:val="20"/>
          <w:szCs w:val="20"/>
          <w:highlight w:val="white"/>
        </w:rPr>
        <w:t xml:space="preserve"> (DO)</w:t>
      </w:r>
      <w:r w:rsidR="009232BC" w:rsidRPr="00213D6C">
        <w:rPr>
          <w:rFonts w:ascii="Times New Roman" w:eastAsia="Times New Roman" w:hAnsi="Times New Roman" w:cs="Times New Roman"/>
          <w:b/>
          <w:color w:val="333333"/>
          <w:sz w:val="20"/>
          <w:szCs w:val="20"/>
          <w:highlight w:val="white"/>
        </w:rPr>
        <w:t xml:space="preserve">, </w:t>
      </w:r>
      <w:r w:rsidR="00C440D5" w:rsidRPr="00213D6C">
        <w:rPr>
          <w:rFonts w:ascii="Times New Roman" w:eastAsia="Times New Roman" w:hAnsi="Times New Roman" w:cs="Times New Roman"/>
          <w:b/>
          <w:color w:val="333333"/>
          <w:sz w:val="20"/>
          <w:szCs w:val="20"/>
        </w:rPr>
        <w:t>biological oxygen demand (BOD) and chemical oxygen demand (COD)</w:t>
      </w:r>
      <w:del w:id="413" w:author="muyaguari@yahoo.com" w:date="2021-05-31T16:20:00Z">
        <w:r w:rsidR="00C440D5" w:rsidRPr="00213D6C" w:rsidDel="0016546D">
          <w:rPr>
            <w:rFonts w:ascii="Times New Roman" w:eastAsia="Times New Roman" w:hAnsi="Times New Roman" w:cs="Times New Roman"/>
            <w:b/>
            <w:color w:val="333333"/>
            <w:sz w:val="20"/>
            <w:szCs w:val="20"/>
          </w:rPr>
          <w:delText xml:space="preserve"> </w:delText>
        </w:r>
      </w:del>
      <w:r w:rsidR="00C440D5" w:rsidRPr="00213D6C">
        <w:rPr>
          <w:rFonts w:ascii="Times New Roman" w:eastAsia="Times New Roman" w:hAnsi="Times New Roman" w:cs="Times New Roman"/>
          <w:b/>
          <w:color w:val="333333"/>
          <w:sz w:val="20"/>
          <w:szCs w:val="20"/>
        </w:rPr>
        <w:t xml:space="preserve"> </w:t>
      </w:r>
      <w:r w:rsidRPr="00213D6C">
        <w:rPr>
          <w:rFonts w:ascii="Times New Roman" w:eastAsia="Times New Roman" w:hAnsi="Times New Roman" w:cs="Times New Roman"/>
          <w:b/>
          <w:color w:val="333333"/>
          <w:sz w:val="20"/>
          <w:szCs w:val="20"/>
          <w:highlight w:val="white"/>
        </w:rPr>
        <w:t>in the seawater of the beaches under study</w:t>
      </w:r>
      <w:r w:rsidR="00213D6C" w:rsidRPr="00213D6C">
        <w:rPr>
          <w:rFonts w:ascii="Times New Roman" w:eastAsia="Times New Roman" w:hAnsi="Times New Roman" w:cs="Times New Roman"/>
          <w:b/>
          <w:color w:val="333333"/>
          <w:sz w:val="20"/>
          <w:szCs w:val="20"/>
          <w:highlight w:val="white"/>
        </w:rPr>
        <w:t>.</w:t>
      </w:r>
    </w:p>
    <w:p w14:paraId="000000C5" w14:textId="77777777" w:rsidR="00E85944" w:rsidRDefault="00E85944">
      <w:pPr>
        <w:spacing w:before="240" w:after="240"/>
        <w:jc w:val="both"/>
        <w:rPr>
          <w:rFonts w:ascii="Times New Roman" w:eastAsia="Times New Roman" w:hAnsi="Times New Roman" w:cs="Times New Roman"/>
          <w:color w:val="FF0000"/>
          <w:sz w:val="24"/>
          <w:szCs w:val="24"/>
          <w:highlight w:val="white"/>
        </w:rPr>
      </w:pPr>
    </w:p>
    <w:p w14:paraId="000000C6" w14:textId="49CF0B73" w:rsidR="00E85944" w:rsidRDefault="00716926">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Microbiological </w:t>
      </w:r>
      <w:del w:id="414" w:author="muyaguari@yahoo.com" w:date="2021-05-31T16:14:00Z">
        <w:r w:rsidDel="0016546D">
          <w:rPr>
            <w:rFonts w:ascii="Times New Roman" w:eastAsia="Times New Roman" w:hAnsi="Times New Roman" w:cs="Times New Roman"/>
            <w:b/>
            <w:sz w:val="24"/>
            <w:szCs w:val="24"/>
          </w:rPr>
          <w:delText xml:space="preserve">contamination </w:delText>
        </w:r>
      </w:del>
      <w:ins w:id="415" w:author="muyaguari@yahoo.com" w:date="2021-05-31T16:14:00Z">
        <w:r w:rsidR="0016546D">
          <w:rPr>
            <w:rFonts w:ascii="Times New Roman" w:eastAsia="Times New Roman" w:hAnsi="Times New Roman" w:cs="Times New Roman"/>
            <w:b/>
            <w:sz w:val="24"/>
            <w:szCs w:val="24"/>
          </w:rPr>
          <w:t xml:space="preserve">assessment </w:t>
        </w:r>
      </w:ins>
    </w:p>
    <w:p w14:paraId="000000C7" w14:textId="77777777" w:rsidR="00E85944" w:rsidRDefault="00E85944">
      <w:pPr>
        <w:spacing w:line="240" w:lineRule="auto"/>
        <w:jc w:val="both"/>
        <w:rPr>
          <w:rFonts w:ascii="Times New Roman" w:eastAsia="Times New Roman" w:hAnsi="Times New Roman" w:cs="Times New Roman"/>
          <w:sz w:val="24"/>
          <w:szCs w:val="24"/>
        </w:rPr>
      </w:pPr>
    </w:p>
    <w:p w14:paraId="000000C8" w14:textId="1B1D1C3D" w:rsidR="00E85944" w:rsidRDefault="0071692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Levels of fecal coliform</w:t>
      </w:r>
      <w:ins w:id="416" w:author="muyaguari@yahoo.com" w:date="2021-05-31T16:04:00Z">
        <w:r w:rsidR="0016546D">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E. coli</w:t>
      </w:r>
      <w:r>
        <w:rPr>
          <w:rFonts w:ascii="Times New Roman" w:eastAsia="Times New Roman" w:hAnsi="Times New Roman" w:cs="Times New Roman"/>
          <w:sz w:val="24"/>
          <w:szCs w:val="24"/>
        </w:rPr>
        <w:t xml:space="preserve"> were consistently more concentrated in seawater and wastewater </w:t>
      </w:r>
      <w:del w:id="417" w:author="muyaguari@yahoo.com" w:date="2021-05-31T16:04:00Z">
        <w:r w:rsidDel="0016546D">
          <w:rPr>
            <w:rFonts w:ascii="Times New Roman" w:eastAsia="Times New Roman" w:hAnsi="Times New Roman" w:cs="Times New Roman"/>
            <w:sz w:val="24"/>
            <w:szCs w:val="24"/>
          </w:rPr>
          <w:delText xml:space="preserve">that is </w:delText>
        </w:r>
      </w:del>
      <w:r>
        <w:rPr>
          <w:rFonts w:ascii="Times New Roman" w:eastAsia="Times New Roman" w:hAnsi="Times New Roman" w:cs="Times New Roman"/>
          <w:sz w:val="24"/>
          <w:szCs w:val="24"/>
        </w:rPr>
        <w:t>discharged in estuarine zones compared to shoreline sand. FC levels an</w:t>
      </w:r>
      <w:ins w:id="418" w:author="muyaguari@yahoo.com" w:date="2021-05-31T16:04:00Z">
        <w:r w:rsidR="0016546D">
          <w:rPr>
            <w:rFonts w:ascii="Times New Roman" w:eastAsia="Times New Roman" w:hAnsi="Times New Roman" w:cs="Times New Roman"/>
            <w:sz w:val="24"/>
            <w:szCs w:val="24"/>
          </w:rPr>
          <w:t>d</w:t>
        </w:r>
      </w:ins>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E. </w:t>
      </w:r>
      <w:proofErr w:type="gramStart"/>
      <w:r>
        <w:rPr>
          <w:rFonts w:ascii="Times New Roman" w:eastAsia="Times New Roman" w:hAnsi="Times New Roman" w:cs="Times New Roman"/>
          <w:i/>
          <w:sz w:val="24"/>
          <w:szCs w:val="24"/>
        </w:rPr>
        <w:t>coli</w:t>
      </w:r>
      <w:r>
        <w:rPr>
          <w:rFonts w:ascii="Times New Roman" w:eastAsia="Times New Roman" w:hAnsi="Times New Roman" w:cs="Times New Roman"/>
          <w:sz w:val="24"/>
          <w:szCs w:val="24"/>
        </w:rPr>
        <w:t xml:space="preserve">  were</w:t>
      </w:r>
      <w:proofErr w:type="gramEnd"/>
      <w:r>
        <w:rPr>
          <w:rFonts w:ascii="Times New Roman" w:eastAsia="Times New Roman" w:hAnsi="Times New Roman" w:cs="Times New Roman"/>
          <w:sz w:val="24"/>
          <w:szCs w:val="24"/>
        </w:rPr>
        <w:t xml:space="preserve"> </w:t>
      </w:r>
      <w:commentRangeStart w:id="419"/>
      <w:ins w:id="420" w:author="muyaguari@yahoo.com" w:date="2021-05-31T16:05:00Z">
        <w:r w:rsidR="0016546D">
          <w:rPr>
            <w:rFonts w:ascii="Times New Roman" w:eastAsia="Times New Roman" w:hAnsi="Times New Roman" w:cs="Times New Roman"/>
            <w:sz w:val="24"/>
            <w:szCs w:val="24"/>
          </w:rPr>
          <w:t xml:space="preserve">the </w:t>
        </w:r>
      </w:ins>
      <w:r>
        <w:rPr>
          <w:rFonts w:ascii="Times New Roman" w:eastAsia="Times New Roman" w:hAnsi="Times New Roman" w:cs="Times New Roman"/>
          <w:sz w:val="24"/>
          <w:szCs w:val="24"/>
        </w:rPr>
        <w:t xml:space="preserve">highest </w:t>
      </w:r>
      <w:commentRangeEnd w:id="419"/>
      <w:r w:rsidR="0016546D">
        <w:rPr>
          <w:rStyle w:val="CommentReference"/>
        </w:rPr>
        <w:commentReference w:id="419"/>
      </w:r>
      <w:r>
        <w:rPr>
          <w:rFonts w:ascii="Times New Roman" w:eastAsia="Times New Roman" w:hAnsi="Times New Roman" w:cs="Times New Roman"/>
          <w:sz w:val="24"/>
          <w:szCs w:val="24"/>
        </w:rPr>
        <w:t xml:space="preserve">at fish landing and management facility located at </w:t>
      </w:r>
      <w:proofErr w:type="spellStart"/>
      <w:r>
        <w:rPr>
          <w:rFonts w:ascii="Times New Roman" w:eastAsia="Times New Roman" w:hAnsi="Times New Roman" w:cs="Times New Roman"/>
          <w:sz w:val="24"/>
          <w:szCs w:val="24"/>
        </w:rPr>
        <w:t>Anconcito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Artesanal</w:t>
      </w:r>
      <w:proofErr w:type="spellEnd"/>
      <w:r>
        <w:rPr>
          <w:rFonts w:ascii="Times New Roman" w:eastAsia="Times New Roman" w:hAnsi="Times New Roman" w:cs="Times New Roman"/>
          <w:sz w:val="24"/>
          <w:szCs w:val="24"/>
        </w:rPr>
        <w:t xml:space="preserve"> Fishing Port, channel of domestic wastewater (</w:t>
      </w:r>
      <w:proofErr w:type="spellStart"/>
      <w:r>
        <w:rPr>
          <w:rFonts w:ascii="Times New Roman" w:eastAsia="Times New Roman" w:hAnsi="Times New Roman" w:cs="Times New Roman"/>
          <w:sz w:val="24"/>
          <w:szCs w:val="24"/>
        </w:rPr>
        <w:t>Esterillo</w:t>
      </w:r>
      <w:proofErr w:type="spellEnd"/>
      <w:r>
        <w:rPr>
          <w:rFonts w:ascii="Times New Roman" w:eastAsia="Times New Roman" w:hAnsi="Times New Roman" w:cs="Times New Roman"/>
          <w:sz w:val="24"/>
          <w:szCs w:val="24"/>
        </w:rPr>
        <w:t xml:space="preserve"> 1 and 2)</w:t>
      </w:r>
      <w:ins w:id="421" w:author="muyaguari@yahoo.com" w:date="2021-05-31T16:09:00Z">
        <w:r w:rsidR="0016546D">
          <w:rPr>
            <w:rFonts w:ascii="Times New Roman" w:eastAsia="Times New Roman" w:hAnsi="Times New Roman" w:cs="Times New Roman"/>
            <w:sz w:val="24"/>
            <w:szCs w:val="24"/>
          </w:rPr>
          <w:t xml:space="preserve">. </w:t>
        </w:r>
        <w:commentRangeStart w:id="422"/>
        <w:r w:rsidR="0016546D">
          <w:rPr>
            <w:rFonts w:ascii="Times New Roman" w:eastAsia="Times New Roman" w:hAnsi="Times New Roman" w:cs="Times New Roman"/>
            <w:sz w:val="24"/>
            <w:szCs w:val="24"/>
          </w:rPr>
          <w:t xml:space="preserve">These areas </w:t>
        </w:r>
      </w:ins>
      <w:del w:id="423" w:author="muyaguari@yahoo.com" w:date="2021-05-31T16:09:00Z">
        <w:r w:rsidDel="0016546D">
          <w:rPr>
            <w:rFonts w:ascii="Times New Roman" w:eastAsia="Times New Roman" w:hAnsi="Times New Roman" w:cs="Times New Roman"/>
            <w:sz w:val="24"/>
            <w:szCs w:val="24"/>
          </w:rPr>
          <w:delText xml:space="preserve">, </w:delText>
        </w:r>
      </w:del>
      <w:ins w:id="424" w:author="muyaguari@yahoo.com" w:date="2021-05-31T16:09:00Z">
        <w:r w:rsidR="0016546D">
          <w:rPr>
            <w:rFonts w:ascii="Times New Roman" w:eastAsia="Times New Roman" w:hAnsi="Times New Roman" w:cs="Times New Roman"/>
            <w:sz w:val="24"/>
            <w:szCs w:val="24"/>
          </w:rPr>
          <w:t xml:space="preserve">are </w:t>
        </w:r>
      </w:ins>
      <w:del w:id="425" w:author="muyaguari@yahoo.com" w:date="2021-05-31T16:09:00Z">
        <w:r w:rsidDel="0016546D">
          <w:rPr>
            <w:rFonts w:ascii="Times New Roman" w:eastAsia="Times New Roman" w:hAnsi="Times New Roman" w:cs="Times New Roman"/>
            <w:sz w:val="24"/>
            <w:szCs w:val="24"/>
          </w:rPr>
          <w:delText xml:space="preserve"> areas </w:delText>
        </w:r>
      </w:del>
      <w:r>
        <w:rPr>
          <w:rFonts w:ascii="Times New Roman" w:eastAsia="Times New Roman" w:hAnsi="Times New Roman" w:cs="Times New Roman"/>
          <w:sz w:val="24"/>
          <w:szCs w:val="24"/>
        </w:rPr>
        <w:t xml:space="preserve">closed to restaurants and public </w:t>
      </w:r>
      <w:del w:id="426" w:author="muyaguari@yahoo.com" w:date="2021-05-31T16:10:00Z">
        <w:r w:rsidDel="0016546D">
          <w:rPr>
            <w:rFonts w:ascii="Times New Roman" w:eastAsia="Times New Roman" w:hAnsi="Times New Roman" w:cs="Times New Roman"/>
            <w:sz w:val="24"/>
            <w:szCs w:val="24"/>
          </w:rPr>
          <w:delText>toilets</w:delText>
        </w:r>
      </w:del>
      <w:ins w:id="427" w:author="muyaguari@yahoo.com" w:date="2021-05-31T16:10:00Z">
        <w:r w:rsidR="0016546D">
          <w:rPr>
            <w:rFonts w:ascii="Times New Roman" w:eastAsia="Times New Roman" w:hAnsi="Times New Roman" w:cs="Times New Roman"/>
            <w:sz w:val="24"/>
            <w:szCs w:val="24"/>
          </w:rPr>
          <w:t>restrooms</w:t>
        </w:r>
      </w:ins>
      <w:r>
        <w:rPr>
          <w:rFonts w:ascii="Times New Roman" w:eastAsia="Times New Roman" w:hAnsi="Times New Roman" w:cs="Times New Roman"/>
          <w:sz w:val="24"/>
          <w:szCs w:val="24"/>
        </w:rPr>
        <w:t xml:space="preserve">, </w:t>
      </w:r>
      <w:r w:rsidRPr="0016546D">
        <w:rPr>
          <w:rFonts w:ascii="Times New Roman" w:eastAsia="Times New Roman" w:hAnsi="Times New Roman" w:cs="Times New Roman"/>
          <w:strike/>
          <w:sz w:val="24"/>
          <w:szCs w:val="24"/>
          <w:rPrChange w:id="428" w:author="muyaguari@yahoo.com" w:date="2021-05-31T16:17:00Z">
            <w:rPr>
              <w:rFonts w:ascii="Times New Roman" w:eastAsia="Times New Roman" w:hAnsi="Times New Roman" w:cs="Times New Roman"/>
              <w:sz w:val="24"/>
              <w:szCs w:val="24"/>
            </w:rPr>
          </w:rPrChange>
        </w:rPr>
        <w:t>on the coastline near to</w:t>
      </w:r>
      <w:r>
        <w:rPr>
          <w:rFonts w:ascii="Times New Roman" w:eastAsia="Times New Roman" w:hAnsi="Times New Roman" w:cs="Times New Roman"/>
          <w:sz w:val="24"/>
          <w:szCs w:val="24"/>
        </w:rPr>
        <w:t xml:space="preserve"> urbanizations</w:t>
      </w:r>
      <w:ins w:id="429" w:author="muyaguari@yahoo.com" w:date="2021-05-31T16:17:00Z">
        <w:r w:rsidR="0016546D">
          <w:rPr>
            <w:rFonts w:ascii="Times New Roman" w:eastAsia="Times New Roman" w:hAnsi="Times New Roman" w:cs="Times New Roman"/>
            <w:sz w:val="24"/>
            <w:szCs w:val="24"/>
          </w:rPr>
          <w:t xml:space="preserve"> near the coastline</w:t>
        </w:r>
      </w:ins>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Portete</w:t>
      </w:r>
      <w:proofErr w:type="spellEnd"/>
      <w:r>
        <w:rPr>
          <w:rFonts w:ascii="Times New Roman" w:eastAsia="Times New Roman" w:hAnsi="Times New Roman" w:cs="Times New Roman"/>
          <w:sz w:val="24"/>
          <w:szCs w:val="24"/>
        </w:rPr>
        <w:t xml:space="preserve"> Grande Casa del Sol), </w:t>
      </w:r>
      <w:ins w:id="430" w:author="muyaguari@yahoo.com" w:date="2021-05-31T16:17:00Z">
        <w:r w:rsidR="0016546D">
          <w:rPr>
            <w:rFonts w:ascii="Times New Roman" w:eastAsia="Times New Roman" w:hAnsi="Times New Roman" w:cs="Times New Roman"/>
            <w:sz w:val="24"/>
            <w:szCs w:val="24"/>
          </w:rPr>
          <w:t xml:space="preserve">and an </w:t>
        </w:r>
      </w:ins>
      <w:r>
        <w:rPr>
          <w:rFonts w:ascii="Times New Roman" w:eastAsia="Times New Roman" w:hAnsi="Times New Roman" w:cs="Times New Roman"/>
          <w:sz w:val="24"/>
          <w:szCs w:val="24"/>
        </w:rPr>
        <w:t xml:space="preserve">estuarine area influenced by urban settlement (Palmar 1) (Figure 3). </w:t>
      </w:r>
      <w:del w:id="431" w:author="muyaguari@yahoo.com" w:date="2021-05-31T16:15:00Z">
        <w:r w:rsidDel="0016546D">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No SARS-Cov</w:t>
      </w:r>
      <w:ins w:id="432" w:author="muyaguari@yahoo.com" w:date="2021-05-31T14:55:00Z">
        <w:r w:rsidR="00451EED">
          <w:rPr>
            <w:rFonts w:ascii="Times New Roman" w:eastAsia="Times New Roman" w:hAnsi="Times New Roman" w:cs="Times New Roman"/>
            <w:sz w:val="24"/>
            <w:szCs w:val="24"/>
          </w:rPr>
          <w:t>-</w:t>
        </w:r>
      </w:ins>
      <w:del w:id="433" w:author="muyaguari@yahoo.com" w:date="2021-05-31T14:55:00Z">
        <w:r w:rsidDel="00451EED">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2 was detected on </w:t>
      </w:r>
      <w:ins w:id="434" w:author="muyaguari@yahoo.com" w:date="2021-05-31T16:10:00Z">
        <w:r w:rsidR="0016546D">
          <w:rPr>
            <w:rFonts w:ascii="Times New Roman" w:eastAsia="Times New Roman" w:hAnsi="Times New Roman" w:cs="Times New Roman"/>
            <w:sz w:val="24"/>
            <w:szCs w:val="24"/>
          </w:rPr>
          <w:t xml:space="preserve">these </w:t>
        </w:r>
      </w:ins>
      <w:r>
        <w:rPr>
          <w:rFonts w:ascii="Times New Roman" w:eastAsia="Times New Roman" w:hAnsi="Times New Roman" w:cs="Times New Roman"/>
          <w:sz w:val="24"/>
          <w:szCs w:val="24"/>
        </w:rPr>
        <w:t xml:space="preserve">beaches. </w:t>
      </w:r>
      <w:commentRangeEnd w:id="422"/>
      <w:r w:rsidR="0016546D">
        <w:rPr>
          <w:rStyle w:val="CommentReference"/>
        </w:rPr>
        <w:commentReference w:id="422"/>
      </w:r>
    </w:p>
    <w:p w14:paraId="000000CB" w14:textId="0CFDA562" w:rsidR="00E85944" w:rsidRDefault="00716926" w:rsidP="00CB6384">
      <w:pPr>
        <w:spacing w:before="240" w:after="240" w:line="240" w:lineRule="auto"/>
        <w:jc w:val="both"/>
        <w:rPr>
          <w:rFonts w:ascii="Times New Roman" w:eastAsia="Times New Roman" w:hAnsi="Times New Roman" w:cs="Times New Roman"/>
          <w:sz w:val="24"/>
          <w:szCs w:val="24"/>
        </w:rPr>
      </w:pPr>
      <w:del w:id="435" w:author="muyaguari@yahoo.com" w:date="2021-06-01T21:07:00Z">
        <w:r w:rsidDel="006E66DB">
          <w:rPr>
            <w:rFonts w:ascii="Times New Roman" w:eastAsia="Times New Roman" w:hAnsi="Times New Roman" w:cs="Times New Roman"/>
            <w:sz w:val="24"/>
            <w:szCs w:val="24"/>
          </w:rPr>
          <w:delText xml:space="preserve">FC </w:delText>
        </w:r>
      </w:del>
      <w:ins w:id="436" w:author="muyaguari@yahoo.com" w:date="2021-06-01T21:07:00Z">
        <w:r w:rsidR="006E66DB">
          <w:rPr>
            <w:rFonts w:ascii="Times New Roman" w:eastAsia="Times New Roman" w:hAnsi="Times New Roman" w:cs="Times New Roman"/>
            <w:sz w:val="24"/>
            <w:szCs w:val="24"/>
          </w:rPr>
          <w:t xml:space="preserve">Fecal coliform </w:t>
        </w:r>
      </w:ins>
      <w:r>
        <w:rPr>
          <w:rFonts w:ascii="Times New Roman" w:eastAsia="Times New Roman" w:hAnsi="Times New Roman" w:cs="Times New Roman"/>
          <w:sz w:val="24"/>
          <w:szCs w:val="24"/>
        </w:rPr>
        <w:t>levels were &gt;200 to 63</w:t>
      </w:r>
      <w:ins w:id="437" w:author="muyaguari@yahoo.com" w:date="2021-05-31T14:52:00Z">
        <w:r w:rsidR="00451EED">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000 </w:t>
      </w:r>
      <w:ins w:id="438" w:author="muyaguari@yahoo.com" w:date="2021-05-31T16:12:00Z">
        <w:r w:rsidR="0016546D">
          <w:rPr>
            <w:rFonts w:ascii="Times New Roman" w:eastAsia="Times New Roman" w:hAnsi="Times New Roman" w:cs="Times New Roman"/>
            <w:sz w:val="24"/>
            <w:szCs w:val="24"/>
          </w:rPr>
          <w:t>MPN</w:t>
        </w:r>
      </w:ins>
      <w:del w:id="439" w:author="muyaguari@yahoo.com" w:date="2021-05-31T16:12:00Z">
        <w:r w:rsidDel="0016546D">
          <w:rPr>
            <w:rFonts w:ascii="Times New Roman" w:eastAsia="Times New Roman" w:hAnsi="Times New Roman" w:cs="Times New Roman"/>
            <w:sz w:val="24"/>
            <w:szCs w:val="24"/>
          </w:rPr>
          <w:delText>NMP</w:delText>
        </w:r>
      </w:del>
      <w:r w:rsidR="00CB6384">
        <w:rPr>
          <w:rFonts w:ascii="Times New Roman" w:eastAsia="Times New Roman" w:hAnsi="Times New Roman" w:cs="Times New Roman"/>
          <w:sz w:val="24"/>
          <w:szCs w:val="24"/>
        </w:rPr>
        <w:t>/100</w:t>
      </w:r>
      <w:ins w:id="440" w:author="muyaguari@yahoo.com" w:date="2021-05-31T16:13:00Z">
        <w:r w:rsidR="0016546D">
          <w:rPr>
            <w:rFonts w:ascii="Times New Roman" w:eastAsia="Times New Roman" w:hAnsi="Times New Roman" w:cs="Times New Roman"/>
            <w:sz w:val="24"/>
            <w:szCs w:val="24"/>
          </w:rPr>
          <w:t xml:space="preserve"> </w:t>
        </w:r>
      </w:ins>
      <w:r w:rsidR="00CB6384">
        <w:rPr>
          <w:rFonts w:ascii="Times New Roman" w:eastAsia="Times New Roman" w:hAnsi="Times New Roman" w:cs="Times New Roman"/>
          <w:sz w:val="24"/>
          <w:szCs w:val="24"/>
        </w:rPr>
        <w:t>m</w:t>
      </w:r>
      <w:ins w:id="441" w:author="muyaguari@yahoo.com" w:date="2021-05-31T16:13:00Z">
        <w:r w:rsidR="0016546D">
          <w:rPr>
            <w:rFonts w:ascii="Times New Roman" w:eastAsia="Times New Roman" w:hAnsi="Times New Roman" w:cs="Times New Roman"/>
            <w:sz w:val="24"/>
            <w:szCs w:val="24"/>
          </w:rPr>
          <w:t>L</w:t>
        </w:r>
      </w:ins>
      <w:del w:id="442" w:author="muyaguari@yahoo.com" w:date="2021-05-31T16:13:00Z">
        <w:r w:rsidR="00CB6384" w:rsidDel="0016546D">
          <w:rPr>
            <w:rFonts w:ascii="Times New Roman" w:eastAsia="Times New Roman" w:hAnsi="Times New Roman" w:cs="Times New Roman"/>
            <w:sz w:val="24"/>
            <w:szCs w:val="24"/>
          </w:rPr>
          <w:delText>l</w:delText>
        </w:r>
      </w:del>
      <w:r w:rsidR="00CB6384">
        <w:rPr>
          <w:rFonts w:ascii="Times New Roman" w:eastAsia="Times New Roman" w:hAnsi="Times New Roman" w:cs="Times New Roman"/>
          <w:sz w:val="24"/>
          <w:szCs w:val="24"/>
        </w:rPr>
        <w:t xml:space="preserve"> in most </w:t>
      </w:r>
      <w:del w:id="443" w:author="muyaguari@yahoo.com" w:date="2021-05-31T15:03:00Z">
        <w:r w:rsidR="00CB6384" w:rsidDel="00D8743F">
          <w:rPr>
            <w:rFonts w:ascii="Times New Roman" w:eastAsia="Times New Roman" w:hAnsi="Times New Roman" w:cs="Times New Roman"/>
            <w:sz w:val="24"/>
            <w:szCs w:val="24"/>
          </w:rPr>
          <w:delText>localities</w:delText>
        </w:r>
      </w:del>
      <w:ins w:id="444" w:author="muyaguari@yahoo.com" w:date="2021-05-31T15:03:00Z">
        <w:r w:rsidR="00D8743F">
          <w:rPr>
            <w:rFonts w:ascii="Times New Roman" w:eastAsia="Times New Roman" w:hAnsi="Times New Roman" w:cs="Times New Roman"/>
            <w:sz w:val="24"/>
            <w:szCs w:val="24"/>
          </w:rPr>
          <w:t>locations</w:t>
        </w:r>
      </w:ins>
      <w:r w:rsidR="00CB6384">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rPr>
        <w:t>highest values</w:t>
      </w:r>
      <w:commentRangeStart w:id="445"/>
      <w:r>
        <w:rPr>
          <w:rFonts w:ascii="Times New Roman" w:eastAsia="Times New Roman" w:hAnsi="Times New Roman" w:cs="Times New Roman"/>
          <w:sz w:val="24"/>
          <w:szCs w:val="24"/>
        </w:rPr>
        <w:t xml:space="preserve"> ​​</w:t>
      </w:r>
      <w:commentRangeEnd w:id="445"/>
      <w:r w:rsidR="00451EED">
        <w:rPr>
          <w:rStyle w:val="CommentReference"/>
        </w:rPr>
        <w:commentReference w:id="445"/>
      </w:r>
      <w:r>
        <w:rPr>
          <w:rFonts w:ascii="Times New Roman" w:eastAsia="Times New Roman" w:hAnsi="Times New Roman" w:cs="Times New Roman"/>
          <w:sz w:val="24"/>
          <w:szCs w:val="24"/>
        </w:rPr>
        <w:t xml:space="preserve">were </w:t>
      </w:r>
      <w:r w:rsidR="00213D6C">
        <w:rPr>
          <w:rFonts w:ascii="Times New Roman" w:eastAsia="Times New Roman" w:hAnsi="Times New Roman" w:cs="Times New Roman"/>
          <w:sz w:val="24"/>
          <w:szCs w:val="24"/>
        </w:rPr>
        <w:t>detected 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Anconcito</w:t>
      </w:r>
      <w:proofErr w:type="spellEnd"/>
      <w:r>
        <w:rPr>
          <w:rFonts w:ascii="Times New Roman" w:eastAsia="Times New Roman" w:hAnsi="Times New Roman" w:cs="Times New Roman"/>
          <w:sz w:val="24"/>
          <w:szCs w:val="24"/>
        </w:rPr>
        <w:t xml:space="preserve"> (63</w:t>
      </w:r>
      <w:ins w:id="446" w:author="muyaguari@yahoo.com" w:date="2021-05-31T14:52:00Z">
        <w:r w:rsidR="00451EED">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000 </w:t>
      </w:r>
      <w:del w:id="447" w:author="muyaguari@yahoo.com" w:date="2021-05-31T16:12:00Z">
        <w:r w:rsidDel="0016546D">
          <w:rPr>
            <w:rFonts w:ascii="Times New Roman" w:eastAsia="Times New Roman" w:hAnsi="Times New Roman" w:cs="Times New Roman"/>
            <w:sz w:val="24"/>
            <w:szCs w:val="24"/>
          </w:rPr>
          <w:delText>MNP</w:delText>
        </w:r>
      </w:del>
      <w:ins w:id="448" w:author="muyaguari@yahoo.com" w:date="2021-05-31T16:12:00Z">
        <w:r w:rsidR="0016546D">
          <w:rPr>
            <w:rFonts w:ascii="Times New Roman" w:eastAsia="Times New Roman" w:hAnsi="Times New Roman" w:cs="Times New Roman"/>
            <w:sz w:val="24"/>
            <w:szCs w:val="24"/>
          </w:rPr>
          <w:t>MPN</w:t>
        </w:r>
      </w:ins>
      <w:del w:id="449" w:author="muyaguari@yahoo.com" w:date="2021-05-31T16:11:00Z">
        <w:r w:rsidDel="0016546D">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w:t>
      </w:r>
      <w:del w:id="450" w:author="muyaguari@yahoo.com" w:date="2021-05-31T16:11:00Z">
        <w:r w:rsidDel="0016546D">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100 mL), </w:t>
      </w:r>
      <w:proofErr w:type="spellStart"/>
      <w:r>
        <w:rPr>
          <w:rFonts w:ascii="Times New Roman" w:eastAsia="Times New Roman" w:hAnsi="Times New Roman" w:cs="Times New Roman"/>
          <w:sz w:val="24"/>
          <w:szCs w:val="24"/>
        </w:rPr>
        <w:t>Esterillo</w:t>
      </w:r>
      <w:proofErr w:type="spellEnd"/>
      <w:r>
        <w:rPr>
          <w:rFonts w:ascii="Times New Roman" w:eastAsia="Times New Roman" w:hAnsi="Times New Roman" w:cs="Times New Roman"/>
          <w:sz w:val="24"/>
          <w:szCs w:val="24"/>
        </w:rPr>
        <w:t xml:space="preserve"> (9</w:t>
      </w:r>
      <w:ins w:id="451" w:author="muyaguari@yahoo.com" w:date="2021-05-31T14:52:00Z">
        <w:r w:rsidR="00451EED">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200 </w:t>
      </w:r>
      <w:ins w:id="452" w:author="muyaguari@yahoo.com" w:date="2021-05-31T16:12:00Z">
        <w:r w:rsidR="0016546D">
          <w:rPr>
            <w:rFonts w:ascii="Times New Roman" w:eastAsia="Times New Roman" w:hAnsi="Times New Roman" w:cs="Times New Roman"/>
            <w:sz w:val="24"/>
            <w:szCs w:val="24"/>
          </w:rPr>
          <w:t>MPN</w:t>
        </w:r>
      </w:ins>
      <w:del w:id="453" w:author="muyaguari@yahoo.com" w:date="2021-05-31T16:12:00Z">
        <w:r w:rsidDel="0016546D">
          <w:rPr>
            <w:rFonts w:ascii="Times New Roman" w:eastAsia="Times New Roman" w:hAnsi="Times New Roman" w:cs="Times New Roman"/>
            <w:sz w:val="24"/>
            <w:szCs w:val="24"/>
          </w:rPr>
          <w:delText>MNP</w:delText>
        </w:r>
      </w:del>
      <w:del w:id="454" w:author="muyaguari@yahoo.com" w:date="2021-05-31T16:11:00Z">
        <w:r w:rsidDel="0016546D">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w:t>
      </w:r>
      <w:del w:id="455" w:author="muyaguari@yahoo.com" w:date="2021-05-31T16:12:00Z">
        <w:r w:rsidDel="0016546D">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100 mL), </w:t>
      </w:r>
      <w:proofErr w:type="spellStart"/>
      <w:r>
        <w:rPr>
          <w:rFonts w:ascii="Times New Roman" w:eastAsia="Times New Roman" w:hAnsi="Times New Roman" w:cs="Times New Roman"/>
          <w:sz w:val="24"/>
          <w:szCs w:val="24"/>
        </w:rPr>
        <w:t>Portete</w:t>
      </w:r>
      <w:proofErr w:type="spellEnd"/>
      <w:r>
        <w:rPr>
          <w:rFonts w:ascii="Times New Roman" w:eastAsia="Times New Roman" w:hAnsi="Times New Roman" w:cs="Times New Roman"/>
          <w:sz w:val="24"/>
          <w:szCs w:val="24"/>
        </w:rPr>
        <w:t xml:space="preserve"> (7</w:t>
      </w:r>
      <w:ins w:id="456" w:author="muyaguari@yahoo.com" w:date="2021-05-31T14:54:00Z">
        <w:r w:rsidR="00451EED">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000 </w:t>
      </w:r>
      <w:ins w:id="457" w:author="muyaguari@yahoo.com" w:date="2021-05-31T16:12:00Z">
        <w:r w:rsidR="0016546D">
          <w:rPr>
            <w:rFonts w:ascii="Times New Roman" w:eastAsia="Times New Roman" w:hAnsi="Times New Roman" w:cs="Times New Roman"/>
            <w:sz w:val="24"/>
            <w:szCs w:val="24"/>
          </w:rPr>
          <w:t>MPN</w:t>
        </w:r>
      </w:ins>
      <w:del w:id="458" w:author="muyaguari@yahoo.com" w:date="2021-05-31T16:12:00Z">
        <w:r w:rsidDel="0016546D">
          <w:rPr>
            <w:rFonts w:ascii="Times New Roman" w:eastAsia="Times New Roman" w:hAnsi="Times New Roman" w:cs="Times New Roman"/>
            <w:sz w:val="24"/>
            <w:szCs w:val="24"/>
          </w:rPr>
          <w:delText xml:space="preserve">MNP </w:delText>
        </w:r>
      </w:del>
      <w:r>
        <w:rPr>
          <w:rFonts w:ascii="Times New Roman" w:eastAsia="Times New Roman" w:hAnsi="Times New Roman" w:cs="Times New Roman"/>
          <w:sz w:val="24"/>
          <w:szCs w:val="24"/>
        </w:rPr>
        <w:t>/</w:t>
      </w:r>
      <w:del w:id="459" w:author="muyaguari@yahoo.com" w:date="2021-05-31T16:12:00Z">
        <w:r w:rsidDel="0016546D">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100 mL) a</w:t>
      </w:r>
      <w:r w:rsidR="00213D6C">
        <w:rPr>
          <w:rFonts w:ascii="Times New Roman" w:eastAsia="Times New Roman" w:hAnsi="Times New Roman" w:cs="Times New Roman"/>
          <w:sz w:val="24"/>
          <w:szCs w:val="24"/>
        </w:rPr>
        <w:t>nd Palmar (4</w:t>
      </w:r>
      <w:ins w:id="460" w:author="muyaguari@yahoo.com" w:date="2021-05-31T14:54:00Z">
        <w:r w:rsidR="00451EED">
          <w:rPr>
            <w:rFonts w:ascii="Times New Roman" w:eastAsia="Times New Roman" w:hAnsi="Times New Roman" w:cs="Times New Roman"/>
            <w:sz w:val="24"/>
            <w:szCs w:val="24"/>
          </w:rPr>
          <w:t>,</w:t>
        </w:r>
      </w:ins>
      <w:r w:rsidR="00213D6C">
        <w:rPr>
          <w:rFonts w:ascii="Times New Roman" w:eastAsia="Times New Roman" w:hAnsi="Times New Roman" w:cs="Times New Roman"/>
          <w:sz w:val="24"/>
          <w:szCs w:val="24"/>
        </w:rPr>
        <w:t xml:space="preserve">000 </w:t>
      </w:r>
      <w:ins w:id="461" w:author="muyaguari@yahoo.com" w:date="2021-05-31T16:12:00Z">
        <w:r w:rsidR="0016546D">
          <w:rPr>
            <w:rFonts w:ascii="Times New Roman" w:eastAsia="Times New Roman" w:hAnsi="Times New Roman" w:cs="Times New Roman"/>
            <w:sz w:val="24"/>
            <w:szCs w:val="24"/>
          </w:rPr>
          <w:t>MPN</w:t>
        </w:r>
      </w:ins>
      <w:del w:id="462" w:author="muyaguari@yahoo.com" w:date="2021-05-31T16:12:00Z">
        <w:r w:rsidR="00213D6C" w:rsidDel="0016546D">
          <w:rPr>
            <w:rFonts w:ascii="Times New Roman" w:eastAsia="Times New Roman" w:hAnsi="Times New Roman" w:cs="Times New Roman"/>
            <w:sz w:val="24"/>
            <w:szCs w:val="24"/>
          </w:rPr>
          <w:delText xml:space="preserve">MNP </w:delText>
        </w:r>
      </w:del>
      <w:r w:rsidR="00213D6C">
        <w:rPr>
          <w:rFonts w:ascii="Times New Roman" w:eastAsia="Times New Roman" w:hAnsi="Times New Roman" w:cs="Times New Roman"/>
          <w:sz w:val="24"/>
          <w:szCs w:val="24"/>
        </w:rPr>
        <w:t>/</w:t>
      </w:r>
      <w:del w:id="463" w:author="muyaguari@yahoo.com" w:date="2021-05-31T16:12:00Z">
        <w:r w:rsidR="00213D6C" w:rsidDel="0016546D">
          <w:rPr>
            <w:rFonts w:ascii="Times New Roman" w:eastAsia="Times New Roman" w:hAnsi="Times New Roman" w:cs="Times New Roman"/>
            <w:sz w:val="24"/>
            <w:szCs w:val="24"/>
          </w:rPr>
          <w:delText xml:space="preserve"> </w:delText>
        </w:r>
      </w:del>
      <w:r w:rsidR="00213D6C">
        <w:rPr>
          <w:rFonts w:ascii="Times New Roman" w:eastAsia="Times New Roman" w:hAnsi="Times New Roman" w:cs="Times New Roman"/>
          <w:sz w:val="24"/>
          <w:szCs w:val="24"/>
        </w:rPr>
        <w:t>100 mL)</w:t>
      </w:r>
      <w:ins w:id="464" w:author="muyaguari@yahoo.com" w:date="2021-05-31T16:13:00Z">
        <w:r w:rsidR="0016546D">
          <w:rPr>
            <w:rFonts w:ascii="Times New Roman" w:eastAsia="Times New Roman" w:hAnsi="Times New Roman" w:cs="Times New Roman"/>
            <w:sz w:val="24"/>
            <w:szCs w:val="24"/>
          </w:rPr>
          <w:t>. S</w:t>
        </w:r>
      </w:ins>
      <w:del w:id="465" w:author="muyaguari@yahoo.com" w:date="2021-05-31T16:13:00Z">
        <w:r w:rsidR="00213D6C" w:rsidDel="0016546D">
          <w:rPr>
            <w:rFonts w:ascii="Times New Roman" w:eastAsia="Times New Roman" w:hAnsi="Times New Roman" w:cs="Times New Roman"/>
            <w:sz w:val="24"/>
            <w:szCs w:val="24"/>
          </w:rPr>
          <w:delText xml:space="preserve">, </w:delText>
        </w:r>
        <w:r w:rsidDel="0016546D">
          <w:rPr>
            <w:rFonts w:ascii="Times New Roman" w:eastAsia="Times New Roman" w:hAnsi="Times New Roman" w:cs="Times New Roman"/>
            <w:sz w:val="24"/>
            <w:szCs w:val="24"/>
          </w:rPr>
          <w:delText>s</w:delText>
        </w:r>
      </w:del>
      <w:r>
        <w:rPr>
          <w:rFonts w:ascii="Times New Roman" w:eastAsia="Times New Roman" w:hAnsi="Times New Roman" w:cs="Times New Roman"/>
          <w:sz w:val="24"/>
          <w:szCs w:val="24"/>
        </w:rPr>
        <w:t xml:space="preserve">ame </w:t>
      </w:r>
      <w:del w:id="466" w:author="muyaguari@yahoo.com" w:date="2021-05-31T16:13:00Z">
        <w:r w:rsidDel="0016546D">
          <w:rPr>
            <w:rFonts w:ascii="Times New Roman" w:eastAsia="Times New Roman" w:hAnsi="Times New Roman" w:cs="Times New Roman"/>
            <w:sz w:val="24"/>
            <w:szCs w:val="24"/>
          </w:rPr>
          <w:delText xml:space="preserve">trends </w:delText>
        </w:r>
      </w:del>
      <w:ins w:id="467" w:author="muyaguari@yahoo.com" w:date="2021-05-31T16:13:00Z">
        <w:r w:rsidR="0016546D">
          <w:rPr>
            <w:rFonts w:ascii="Times New Roman" w:eastAsia="Times New Roman" w:hAnsi="Times New Roman" w:cs="Times New Roman"/>
            <w:sz w:val="24"/>
            <w:szCs w:val="24"/>
          </w:rPr>
          <w:t xml:space="preserve">patterns </w:t>
        </w:r>
      </w:ins>
      <w:del w:id="468" w:author="muyaguari@yahoo.com" w:date="2021-05-31T16:13:00Z">
        <w:r w:rsidDel="0016546D">
          <w:rPr>
            <w:rFonts w:ascii="Times New Roman" w:eastAsia="Times New Roman" w:hAnsi="Times New Roman" w:cs="Times New Roman"/>
            <w:sz w:val="24"/>
            <w:szCs w:val="24"/>
          </w:rPr>
          <w:delText xml:space="preserve">for </w:delText>
        </w:r>
        <w:r w:rsidDel="0016546D">
          <w:rPr>
            <w:rFonts w:ascii="Times New Roman" w:eastAsia="Times New Roman" w:hAnsi="Times New Roman" w:cs="Times New Roman"/>
            <w:i/>
            <w:sz w:val="24"/>
            <w:szCs w:val="24"/>
          </w:rPr>
          <w:delText>E.coli</w:delText>
        </w:r>
        <w:r w:rsidDel="0016546D">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were registered </w:t>
      </w:r>
      <w:ins w:id="469" w:author="muyaguari@yahoo.com" w:date="2021-05-31T16:13:00Z">
        <w:r w:rsidR="0016546D">
          <w:rPr>
            <w:rFonts w:ascii="Times New Roman" w:eastAsia="Times New Roman" w:hAnsi="Times New Roman" w:cs="Times New Roman"/>
            <w:sz w:val="24"/>
            <w:szCs w:val="24"/>
          </w:rPr>
          <w:t xml:space="preserve">for </w:t>
        </w:r>
        <w:r w:rsidR="0016546D">
          <w:rPr>
            <w:rFonts w:ascii="Times New Roman" w:eastAsia="Times New Roman" w:hAnsi="Times New Roman" w:cs="Times New Roman"/>
            <w:i/>
            <w:sz w:val="24"/>
            <w:szCs w:val="24"/>
          </w:rPr>
          <w:t>E. coli</w:t>
        </w:r>
        <w:r w:rsidR="0016546D">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(Figure 3). Only</w:t>
      </w:r>
      <w:r w:rsidR="00CB638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ten from forty two sites can be used for recreational purposes as they are suitable for primary contact according to environmental laws in Ecuador through ministerial agreement 097A (</w:t>
      </w:r>
      <w:proofErr w:type="spellStart"/>
      <w:r>
        <w:rPr>
          <w:rFonts w:ascii="Times New Roman" w:eastAsia="Times New Roman" w:hAnsi="Times New Roman" w:cs="Times New Roman"/>
          <w:sz w:val="24"/>
          <w:szCs w:val="24"/>
        </w:rPr>
        <w:t>Acuerdo</w:t>
      </w:r>
      <w:proofErr w:type="spellEnd"/>
      <w:r>
        <w:rPr>
          <w:rFonts w:ascii="Times New Roman" w:eastAsia="Times New Roman" w:hAnsi="Times New Roman" w:cs="Times New Roman"/>
          <w:sz w:val="24"/>
          <w:szCs w:val="24"/>
        </w:rPr>
        <w:t xml:space="preserve"> Ministerial 097A, 2015) where, it is recommended that for recreational purposes, waters should not exceed 200 MNP / 100 </w:t>
      </w:r>
      <w:proofErr w:type="spellStart"/>
      <w:r>
        <w:rPr>
          <w:rFonts w:ascii="Times New Roman" w:eastAsia="Times New Roman" w:hAnsi="Times New Roman" w:cs="Times New Roman"/>
          <w:sz w:val="24"/>
          <w:szCs w:val="24"/>
        </w:rPr>
        <w:t>mL.</w:t>
      </w:r>
      <w:proofErr w:type="spellEnd"/>
      <w:r>
        <w:rPr>
          <w:rFonts w:ascii="Times New Roman" w:eastAsia="Times New Roman" w:hAnsi="Times New Roman" w:cs="Times New Roman"/>
          <w:sz w:val="24"/>
          <w:szCs w:val="24"/>
        </w:rPr>
        <w:t xml:space="preserve"> These sites were </w:t>
      </w:r>
      <w:proofErr w:type="spellStart"/>
      <w:r>
        <w:rPr>
          <w:rFonts w:ascii="Times New Roman" w:eastAsia="Times New Roman" w:hAnsi="Times New Roman" w:cs="Times New Roman"/>
          <w:sz w:val="24"/>
          <w:szCs w:val="24"/>
        </w:rPr>
        <w:t>Rompeolas</w:t>
      </w:r>
      <w:proofErr w:type="spellEnd"/>
      <w:r>
        <w:rPr>
          <w:rFonts w:ascii="Times New Roman" w:eastAsia="Times New Roman" w:hAnsi="Times New Roman" w:cs="Times New Roman"/>
          <w:sz w:val="24"/>
          <w:szCs w:val="24"/>
        </w:rPr>
        <w:t xml:space="preserve">, Parque </w:t>
      </w:r>
      <w:proofErr w:type="spellStart"/>
      <w:r>
        <w:rPr>
          <w:rFonts w:ascii="Times New Roman" w:eastAsia="Times New Roman" w:hAnsi="Times New Roman" w:cs="Times New Roman"/>
          <w:sz w:val="24"/>
          <w:szCs w:val="24"/>
        </w:rPr>
        <w:t>Infantil</w:t>
      </w:r>
      <w:proofErr w:type="spellEnd"/>
      <w:r>
        <w:rPr>
          <w:rFonts w:ascii="Times New Roman" w:eastAsia="Times New Roman" w:hAnsi="Times New Roman" w:cs="Times New Roman"/>
          <w:sz w:val="24"/>
          <w:szCs w:val="24"/>
        </w:rPr>
        <w:t xml:space="preserve"> 2 and Estero Data 1 in Playas; Punta </w:t>
      </w:r>
      <w:proofErr w:type="spellStart"/>
      <w:r>
        <w:rPr>
          <w:rFonts w:ascii="Times New Roman" w:eastAsia="Times New Roman" w:hAnsi="Times New Roman" w:cs="Times New Roman"/>
          <w:sz w:val="24"/>
          <w:szCs w:val="24"/>
        </w:rPr>
        <w:t>Carnero</w:t>
      </w:r>
      <w:proofErr w:type="spellEnd"/>
      <w:r>
        <w:rPr>
          <w:rFonts w:ascii="Times New Roman" w:eastAsia="Times New Roman" w:hAnsi="Times New Roman" w:cs="Times New Roman"/>
          <w:sz w:val="24"/>
          <w:szCs w:val="24"/>
        </w:rPr>
        <w:t xml:space="preserve"> 1 and 2, </w:t>
      </w:r>
      <w:proofErr w:type="spellStart"/>
      <w:r>
        <w:rPr>
          <w:rFonts w:ascii="Times New Roman" w:eastAsia="Times New Roman" w:hAnsi="Times New Roman" w:cs="Times New Roman"/>
          <w:sz w:val="24"/>
          <w:szCs w:val="24"/>
        </w:rPr>
        <w:t>Chipipe</w:t>
      </w:r>
      <w:proofErr w:type="spellEnd"/>
      <w:r>
        <w:rPr>
          <w:rFonts w:ascii="Times New Roman" w:eastAsia="Times New Roman" w:hAnsi="Times New Roman" w:cs="Times New Roman"/>
          <w:sz w:val="24"/>
          <w:szCs w:val="24"/>
        </w:rPr>
        <w:t xml:space="preserve"> 1 and 2; San Lorenzo 1,</w:t>
      </w:r>
      <w:ins w:id="470" w:author="muyaguari@yahoo.com" w:date="2021-05-31T16:21:00Z">
        <w:r w:rsidR="002A57AB">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2,</w:t>
      </w:r>
      <w:ins w:id="471" w:author="muyaguari@yahoo.com" w:date="2021-05-31T16:21:00Z">
        <w:r w:rsidR="002A57AB">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3 and Estero Valdivia in Santa Elena. </w:t>
      </w:r>
      <w:r w:rsidRPr="0037712F">
        <w:rPr>
          <w:rFonts w:ascii="Times New Roman" w:eastAsia="Times New Roman" w:hAnsi="Times New Roman" w:cs="Times New Roman"/>
          <w:color w:val="000000" w:themeColor="text1"/>
          <w:sz w:val="24"/>
          <w:szCs w:val="24"/>
          <w:rPrChange w:id="472" w:author="muyaguari@yahoo.com" w:date="2021-05-28T22:59:00Z">
            <w:rPr>
              <w:rFonts w:ascii="Times New Roman" w:eastAsia="Times New Roman" w:hAnsi="Times New Roman" w:cs="Times New Roman"/>
              <w:color w:val="333333"/>
              <w:sz w:val="24"/>
              <w:szCs w:val="24"/>
            </w:rPr>
          </w:rPrChange>
        </w:rPr>
        <w:t xml:space="preserve">There was a statistically significant difference between sites </w:t>
      </w:r>
      <w:commentRangeStart w:id="473"/>
      <w:r w:rsidRPr="002A57AB">
        <w:rPr>
          <w:rFonts w:ascii="Times New Roman" w:eastAsia="Times New Roman" w:hAnsi="Times New Roman" w:cs="Times New Roman"/>
          <w:strike/>
          <w:color w:val="000000" w:themeColor="text1"/>
          <w:sz w:val="24"/>
          <w:szCs w:val="24"/>
          <w:rPrChange w:id="474" w:author="muyaguari@yahoo.com" w:date="2021-05-31T16:21:00Z">
            <w:rPr>
              <w:rFonts w:ascii="Times New Roman" w:eastAsia="Times New Roman" w:hAnsi="Times New Roman" w:cs="Times New Roman"/>
              <w:color w:val="333333"/>
              <w:sz w:val="24"/>
              <w:szCs w:val="24"/>
            </w:rPr>
          </w:rPrChange>
        </w:rPr>
        <w:t>at 95% confidence</w:t>
      </w:r>
      <w:r w:rsidRPr="0037712F">
        <w:rPr>
          <w:rFonts w:ascii="Times New Roman" w:eastAsia="Times New Roman" w:hAnsi="Times New Roman" w:cs="Times New Roman"/>
          <w:color w:val="000000" w:themeColor="text1"/>
          <w:sz w:val="24"/>
          <w:szCs w:val="24"/>
          <w:rPrChange w:id="475" w:author="muyaguari@yahoo.com" w:date="2021-05-28T22:59:00Z">
            <w:rPr>
              <w:rFonts w:ascii="Times New Roman" w:eastAsia="Times New Roman" w:hAnsi="Times New Roman" w:cs="Times New Roman"/>
              <w:color w:val="333333"/>
              <w:sz w:val="24"/>
              <w:szCs w:val="24"/>
            </w:rPr>
          </w:rPrChange>
        </w:rPr>
        <w:t xml:space="preserve"> </w:t>
      </w:r>
      <w:commentRangeEnd w:id="473"/>
      <w:r w:rsidR="002A57AB">
        <w:rPr>
          <w:rStyle w:val="CommentReference"/>
        </w:rPr>
        <w:commentReference w:id="473"/>
      </w:r>
      <w:r w:rsidRPr="0037712F">
        <w:rPr>
          <w:rFonts w:ascii="Times New Roman" w:eastAsia="Times New Roman" w:hAnsi="Times New Roman" w:cs="Times New Roman"/>
          <w:color w:val="000000" w:themeColor="text1"/>
          <w:sz w:val="24"/>
          <w:szCs w:val="24"/>
          <w:rPrChange w:id="476" w:author="muyaguari@yahoo.com" w:date="2021-05-28T22:59:00Z">
            <w:rPr>
              <w:rFonts w:ascii="Times New Roman" w:eastAsia="Times New Roman" w:hAnsi="Times New Roman" w:cs="Times New Roman"/>
              <w:color w:val="333333"/>
              <w:sz w:val="24"/>
              <w:szCs w:val="24"/>
            </w:rPr>
          </w:rPrChange>
        </w:rPr>
        <w:t>for fecal coliform</w:t>
      </w:r>
      <w:ins w:id="477" w:author="muyaguari@yahoo.com" w:date="2021-05-31T16:49:00Z">
        <w:r w:rsidR="000905CC">
          <w:rPr>
            <w:rFonts w:ascii="Times New Roman" w:eastAsia="Times New Roman" w:hAnsi="Times New Roman" w:cs="Times New Roman"/>
            <w:color w:val="000000" w:themeColor="text1"/>
            <w:sz w:val="24"/>
            <w:szCs w:val="24"/>
          </w:rPr>
          <w:t>s</w:t>
        </w:r>
      </w:ins>
      <w:r w:rsidRPr="0037712F">
        <w:rPr>
          <w:rFonts w:ascii="Times New Roman" w:eastAsia="Times New Roman" w:hAnsi="Times New Roman" w:cs="Times New Roman"/>
          <w:color w:val="000000" w:themeColor="text1"/>
          <w:sz w:val="24"/>
          <w:szCs w:val="24"/>
          <w:rPrChange w:id="478" w:author="muyaguari@yahoo.com" w:date="2021-05-28T22:59:00Z">
            <w:rPr>
              <w:rFonts w:ascii="Times New Roman" w:eastAsia="Times New Roman" w:hAnsi="Times New Roman" w:cs="Times New Roman"/>
              <w:color w:val="333333"/>
              <w:sz w:val="24"/>
              <w:szCs w:val="24"/>
            </w:rPr>
          </w:rPrChange>
        </w:rPr>
        <w:t xml:space="preserve"> (p= 0.03) and </w:t>
      </w:r>
      <w:r w:rsidRPr="0037712F">
        <w:rPr>
          <w:rFonts w:ascii="Times New Roman" w:eastAsia="Times New Roman" w:hAnsi="Times New Roman" w:cs="Times New Roman"/>
          <w:i/>
          <w:color w:val="000000" w:themeColor="text1"/>
          <w:sz w:val="24"/>
          <w:szCs w:val="24"/>
          <w:rPrChange w:id="479" w:author="muyaguari@yahoo.com" w:date="2021-05-28T22:59:00Z">
            <w:rPr>
              <w:rFonts w:ascii="Times New Roman" w:eastAsia="Times New Roman" w:hAnsi="Times New Roman" w:cs="Times New Roman"/>
              <w:i/>
              <w:color w:val="333333"/>
              <w:sz w:val="24"/>
              <w:szCs w:val="24"/>
            </w:rPr>
          </w:rPrChange>
        </w:rPr>
        <w:t xml:space="preserve">Escherichia </w:t>
      </w:r>
      <w:r w:rsidR="001770B8" w:rsidRPr="0037712F">
        <w:rPr>
          <w:rFonts w:ascii="Times New Roman" w:eastAsia="Times New Roman" w:hAnsi="Times New Roman" w:cs="Times New Roman"/>
          <w:i/>
          <w:color w:val="000000" w:themeColor="text1"/>
          <w:sz w:val="24"/>
          <w:szCs w:val="24"/>
          <w:rPrChange w:id="480" w:author="muyaguari@yahoo.com" w:date="2021-05-28T22:59:00Z">
            <w:rPr>
              <w:rFonts w:ascii="Times New Roman" w:eastAsia="Times New Roman" w:hAnsi="Times New Roman" w:cs="Times New Roman"/>
              <w:i/>
              <w:color w:val="333333"/>
              <w:sz w:val="24"/>
              <w:szCs w:val="24"/>
            </w:rPr>
          </w:rPrChange>
        </w:rPr>
        <w:t>coli</w:t>
      </w:r>
      <w:r w:rsidR="001770B8" w:rsidRPr="0037712F">
        <w:rPr>
          <w:rFonts w:ascii="Times New Roman" w:eastAsia="Times New Roman" w:hAnsi="Times New Roman" w:cs="Times New Roman"/>
          <w:color w:val="000000" w:themeColor="text1"/>
          <w:sz w:val="24"/>
          <w:szCs w:val="24"/>
          <w:rPrChange w:id="481" w:author="muyaguari@yahoo.com" w:date="2021-05-28T22:59:00Z">
            <w:rPr>
              <w:rFonts w:ascii="Times New Roman" w:eastAsia="Times New Roman" w:hAnsi="Times New Roman" w:cs="Times New Roman"/>
              <w:color w:val="333333"/>
              <w:sz w:val="24"/>
              <w:szCs w:val="24"/>
            </w:rPr>
          </w:rPrChange>
        </w:rPr>
        <w:t xml:space="preserve"> (</w:t>
      </w:r>
      <w:r w:rsidRPr="0037712F">
        <w:rPr>
          <w:rFonts w:ascii="Times New Roman" w:eastAsia="Times New Roman" w:hAnsi="Times New Roman" w:cs="Times New Roman"/>
          <w:color w:val="000000" w:themeColor="text1"/>
          <w:sz w:val="24"/>
          <w:szCs w:val="24"/>
          <w:rPrChange w:id="482" w:author="muyaguari@yahoo.com" w:date="2021-05-28T22:59:00Z">
            <w:rPr>
              <w:rFonts w:ascii="Times New Roman" w:eastAsia="Times New Roman" w:hAnsi="Times New Roman" w:cs="Times New Roman"/>
              <w:color w:val="333333"/>
              <w:sz w:val="24"/>
              <w:szCs w:val="24"/>
            </w:rPr>
          </w:rPrChange>
        </w:rPr>
        <w:t>p=0.03).</w:t>
      </w:r>
      <w:ins w:id="483" w:author="muyaguari@yahoo.com" w:date="2021-05-31T15:05:00Z">
        <w:r w:rsidR="00D8743F">
          <w:rPr>
            <w:rFonts w:ascii="Times New Roman" w:eastAsia="Times New Roman" w:hAnsi="Times New Roman" w:cs="Times New Roman"/>
            <w:color w:val="000000" w:themeColor="text1"/>
            <w:sz w:val="24"/>
            <w:szCs w:val="24"/>
          </w:rPr>
          <w:t xml:space="preserve"> </w:t>
        </w:r>
      </w:ins>
      <w:r w:rsidRPr="0037712F">
        <w:rPr>
          <w:rFonts w:ascii="Times New Roman" w:eastAsia="Times New Roman" w:hAnsi="Times New Roman" w:cs="Times New Roman"/>
          <w:color w:val="000000" w:themeColor="text1"/>
          <w:sz w:val="24"/>
          <w:szCs w:val="24"/>
          <w:rPrChange w:id="484" w:author="muyaguari@yahoo.com" w:date="2021-05-28T22:59:00Z">
            <w:rPr>
              <w:rFonts w:ascii="Times New Roman" w:eastAsia="Times New Roman" w:hAnsi="Times New Roman" w:cs="Times New Roman"/>
              <w:sz w:val="24"/>
              <w:szCs w:val="24"/>
            </w:rPr>
          </w:rPrChange>
        </w:rPr>
        <w:t xml:space="preserve">The levels of </w:t>
      </w:r>
      <w:del w:id="485" w:author="muyaguari@yahoo.com" w:date="2021-05-31T19:26:00Z">
        <w:r w:rsidRPr="0037712F" w:rsidDel="009C6A61">
          <w:rPr>
            <w:rFonts w:ascii="Times New Roman" w:eastAsia="Times New Roman" w:hAnsi="Times New Roman" w:cs="Times New Roman"/>
            <w:color w:val="000000" w:themeColor="text1"/>
            <w:sz w:val="24"/>
            <w:szCs w:val="24"/>
            <w:rPrChange w:id="486" w:author="muyaguari@yahoo.com" w:date="2021-05-28T22:59:00Z">
              <w:rPr>
                <w:rFonts w:ascii="Times New Roman" w:eastAsia="Times New Roman" w:hAnsi="Times New Roman" w:cs="Times New Roman"/>
                <w:sz w:val="24"/>
                <w:szCs w:val="24"/>
              </w:rPr>
            </w:rPrChange>
          </w:rPr>
          <w:delText xml:space="preserve">coliforms </w:delText>
        </w:r>
      </w:del>
      <w:ins w:id="487" w:author="muyaguari@yahoo.com" w:date="2021-05-31T19:26:00Z">
        <w:r w:rsidR="009C6A61">
          <w:rPr>
            <w:rFonts w:ascii="Times New Roman" w:eastAsia="Times New Roman" w:hAnsi="Times New Roman" w:cs="Times New Roman"/>
            <w:color w:val="000000" w:themeColor="text1"/>
            <w:sz w:val="24"/>
            <w:szCs w:val="24"/>
          </w:rPr>
          <w:t>FC</w:t>
        </w:r>
        <w:r w:rsidR="009C6A61" w:rsidRPr="0037712F">
          <w:rPr>
            <w:rFonts w:ascii="Times New Roman" w:eastAsia="Times New Roman" w:hAnsi="Times New Roman" w:cs="Times New Roman"/>
            <w:color w:val="000000" w:themeColor="text1"/>
            <w:sz w:val="24"/>
            <w:szCs w:val="24"/>
            <w:rPrChange w:id="488" w:author="muyaguari@yahoo.com" w:date="2021-05-28T22:59:00Z">
              <w:rPr>
                <w:rFonts w:ascii="Times New Roman" w:eastAsia="Times New Roman" w:hAnsi="Times New Roman" w:cs="Times New Roman"/>
                <w:sz w:val="24"/>
                <w:szCs w:val="24"/>
              </w:rPr>
            </w:rPrChange>
          </w:rPr>
          <w:t xml:space="preserve"> </w:t>
        </w:r>
      </w:ins>
      <w:r w:rsidRPr="0037712F">
        <w:rPr>
          <w:rFonts w:ascii="Times New Roman" w:eastAsia="Times New Roman" w:hAnsi="Times New Roman" w:cs="Times New Roman"/>
          <w:color w:val="000000" w:themeColor="text1"/>
          <w:sz w:val="24"/>
          <w:szCs w:val="24"/>
          <w:rPrChange w:id="489" w:author="muyaguari@yahoo.com" w:date="2021-05-28T22:59:00Z">
            <w:rPr>
              <w:rFonts w:ascii="Times New Roman" w:eastAsia="Times New Roman" w:hAnsi="Times New Roman" w:cs="Times New Roman"/>
              <w:sz w:val="24"/>
              <w:szCs w:val="24"/>
            </w:rPr>
          </w:rPrChange>
        </w:rPr>
        <w:t xml:space="preserve">and </w:t>
      </w:r>
      <w:r w:rsidRPr="0037712F">
        <w:rPr>
          <w:rFonts w:ascii="Times New Roman" w:eastAsia="Times New Roman" w:hAnsi="Times New Roman" w:cs="Times New Roman"/>
          <w:i/>
          <w:color w:val="000000" w:themeColor="text1"/>
          <w:sz w:val="24"/>
          <w:szCs w:val="24"/>
          <w:rPrChange w:id="490" w:author="muyaguari@yahoo.com" w:date="2021-05-28T22:59:00Z">
            <w:rPr>
              <w:rFonts w:ascii="Times New Roman" w:eastAsia="Times New Roman" w:hAnsi="Times New Roman" w:cs="Times New Roman"/>
              <w:i/>
              <w:sz w:val="24"/>
              <w:szCs w:val="24"/>
            </w:rPr>
          </w:rPrChange>
        </w:rPr>
        <w:t>E. coli</w:t>
      </w:r>
      <w:r w:rsidRPr="0037712F">
        <w:rPr>
          <w:rFonts w:ascii="Times New Roman" w:eastAsia="Times New Roman" w:hAnsi="Times New Roman" w:cs="Times New Roman"/>
          <w:color w:val="000000" w:themeColor="text1"/>
          <w:sz w:val="24"/>
          <w:szCs w:val="24"/>
          <w:rPrChange w:id="491" w:author="muyaguari@yahoo.com" w:date="2021-05-28T22:59:00Z">
            <w:rPr>
              <w:rFonts w:ascii="Times New Roman" w:eastAsia="Times New Roman" w:hAnsi="Times New Roman" w:cs="Times New Roman"/>
              <w:sz w:val="24"/>
              <w:szCs w:val="24"/>
            </w:rPr>
          </w:rPrChange>
        </w:rPr>
        <w:t xml:space="preserve"> were higher </w:t>
      </w:r>
      <w:del w:id="492" w:author="muyaguari@yahoo.com" w:date="2021-05-31T18:33:00Z">
        <w:r w:rsidRPr="0037712F" w:rsidDel="009C6A61">
          <w:rPr>
            <w:rFonts w:ascii="Times New Roman" w:eastAsia="Times New Roman" w:hAnsi="Times New Roman" w:cs="Times New Roman"/>
            <w:color w:val="000000" w:themeColor="text1"/>
            <w:sz w:val="24"/>
            <w:szCs w:val="24"/>
            <w:rPrChange w:id="493" w:author="muyaguari@yahoo.com" w:date="2021-05-28T22:59:00Z">
              <w:rPr>
                <w:rFonts w:ascii="Times New Roman" w:eastAsia="Times New Roman" w:hAnsi="Times New Roman" w:cs="Times New Roman"/>
                <w:sz w:val="24"/>
                <w:szCs w:val="24"/>
              </w:rPr>
            </w:rPrChange>
          </w:rPr>
          <w:delText>in the</w:delText>
        </w:r>
      </w:del>
      <w:ins w:id="494" w:author="muyaguari@yahoo.com" w:date="2021-05-31T18:33:00Z">
        <w:r w:rsidR="009C6A61">
          <w:rPr>
            <w:rFonts w:ascii="Times New Roman" w:eastAsia="Times New Roman" w:hAnsi="Times New Roman" w:cs="Times New Roman"/>
            <w:color w:val="000000" w:themeColor="text1"/>
            <w:sz w:val="24"/>
            <w:szCs w:val="24"/>
          </w:rPr>
          <w:t>during</w:t>
        </w:r>
      </w:ins>
      <w:r w:rsidRPr="0037712F">
        <w:rPr>
          <w:rFonts w:ascii="Times New Roman" w:eastAsia="Times New Roman" w:hAnsi="Times New Roman" w:cs="Times New Roman"/>
          <w:color w:val="000000" w:themeColor="text1"/>
          <w:sz w:val="24"/>
          <w:szCs w:val="24"/>
          <w:rPrChange w:id="495" w:author="muyaguari@yahoo.com" w:date="2021-05-28T22:59:00Z">
            <w:rPr>
              <w:rFonts w:ascii="Times New Roman" w:eastAsia="Times New Roman" w:hAnsi="Times New Roman" w:cs="Times New Roman"/>
              <w:sz w:val="24"/>
              <w:szCs w:val="24"/>
            </w:rPr>
          </w:rPrChange>
        </w:rPr>
        <w:t xml:space="preserve"> rainy season </w:t>
      </w:r>
      <w:del w:id="496" w:author="muyaguari@yahoo.com" w:date="2021-05-31T18:52:00Z">
        <w:r w:rsidRPr="0037712F" w:rsidDel="009C6A61">
          <w:rPr>
            <w:rFonts w:ascii="Times New Roman" w:eastAsia="Times New Roman" w:hAnsi="Times New Roman" w:cs="Times New Roman"/>
            <w:color w:val="000000" w:themeColor="text1"/>
            <w:sz w:val="24"/>
            <w:szCs w:val="24"/>
            <w:rPrChange w:id="497" w:author="muyaguari@yahoo.com" w:date="2021-05-28T22:59:00Z">
              <w:rPr>
                <w:rFonts w:ascii="Times New Roman" w:eastAsia="Times New Roman" w:hAnsi="Times New Roman" w:cs="Times New Roman"/>
                <w:sz w:val="24"/>
                <w:szCs w:val="24"/>
              </w:rPr>
            </w:rPrChange>
          </w:rPr>
          <w:delText xml:space="preserve">and </w:delText>
        </w:r>
      </w:del>
      <w:ins w:id="498" w:author="muyaguari@yahoo.com" w:date="2021-05-31T18:52:00Z">
        <w:r w:rsidR="009C6A61">
          <w:rPr>
            <w:rFonts w:ascii="Times New Roman" w:eastAsia="Times New Roman" w:hAnsi="Times New Roman" w:cs="Times New Roman"/>
            <w:color w:val="000000" w:themeColor="text1"/>
            <w:sz w:val="24"/>
            <w:szCs w:val="24"/>
          </w:rPr>
          <w:t>when</w:t>
        </w:r>
        <w:r w:rsidR="009C6A61" w:rsidRPr="0037712F">
          <w:rPr>
            <w:rFonts w:ascii="Times New Roman" w:eastAsia="Times New Roman" w:hAnsi="Times New Roman" w:cs="Times New Roman"/>
            <w:color w:val="000000" w:themeColor="text1"/>
            <w:sz w:val="24"/>
            <w:szCs w:val="24"/>
            <w:rPrChange w:id="499" w:author="muyaguari@yahoo.com" w:date="2021-05-28T22:59:00Z">
              <w:rPr>
                <w:rFonts w:ascii="Times New Roman" w:eastAsia="Times New Roman" w:hAnsi="Times New Roman" w:cs="Times New Roman"/>
                <w:sz w:val="24"/>
                <w:szCs w:val="24"/>
              </w:rPr>
            </w:rPrChange>
          </w:rPr>
          <w:t xml:space="preserve"> </w:t>
        </w:r>
      </w:ins>
      <w:r w:rsidRPr="0037712F">
        <w:rPr>
          <w:rFonts w:ascii="Times New Roman" w:eastAsia="Times New Roman" w:hAnsi="Times New Roman" w:cs="Times New Roman"/>
          <w:color w:val="000000" w:themeColor="text1"/>
          <w:sz w:val="24"/>
          <w:szCs w:val="24"/>
          <w:rPrChange w:id="500" w:author="muyaguari@yahoo.com" w:date="2021-05-28T22:59:00Z">
            <w:rPr>
              <w:rFonts w:ascii="Times New Roman" w:eastAsia="Times New Roman" w:hAnsi="Times New Roman" w:cs="Times New Roman"/>
              <w:sz w:val="24"/>
              <w:szCs w:val="24"/>
            </w:rPr>
          </w:rPrChange>
        </w:rPr>
        <w:t xml:space="preserve">beaches </w:t>
      </w:r>
      <w:ins w:id="501" w:author="muyaguari@yahoo.com" w:date="2021-05-31T18:52:00Z">
        <w:r w:rsidR="009C6A61">
          <w:rPr>
            <w:rFonts w:ascii="Times New Roman" w:eastAsia="Times New Roman" w:hAnsi="Times New Roman" w:cs="Times New Roman"/>
            <w:color w:val="000000" w:themeColor="text1"/>
            <w:sz w:val="24"/>
            <w:szCs w:val="24"/>
          </w:rPr>
          <w:t xml:space="preserve">were </w:t>
        </w:r>
      </w:ins>
      <w:r w:rsidRPr="0037712F">
        <w:rPr>
          <w:rFonts w:ascii="Times New Roman" w:eastAsia="Times New Roman" w:hAnsi="Times New Roman" w:cs="Times New Roman"/>
          <w:color w:val="000000" w:themeColor="text1"/>
          <w:sz w:val="24"/>
          <w:szCs w:val="24"/>
          <w:rPrChange w:id="502" w:author="muyaguari@yahoo.com" w:date="2021-05-28T22:59:00Z">
            <w:rPr>
              <w:rFonts w:ascii="Times New Roman" w:eastAsia="Times New Roman" w:hAnsi="Times New Roman" w:cs="Times New Roman"/>
              <w:sz w:val="24"/>
              <w:szCs w:val="24"/>
            </w:rPr>
          </w:rPrChange>
        </w:rPr>
        <w:t xml:space="preserve">opened for tourism </w:t>
      </w:r>
      <w:proofErr w:type="gramStart"/>
      <w:r w:rsidRPr="0037712F">
        <w:rPr>
          <w:rFonts w:ascii="Times New Roman" w:eastAsia="Times New Roman" w:hAnsi="Times New Roman" w:cs="Times New Roman"/>
          <w:color w:val="000000" w:themeColor="text1"/>
          <w:sz w:val="24"/>
          <w:szCs w:val="24"/>
          <w:rPrChange w:id="503" w:author="muyaguari@yahoo.com" w:date="2021-05-28T22:59:00Z">
            <w:rPr>
              <w:rFonts w:ascii="Times New Roman" w:eastAsia="Times New Roman" w:hAnsi="Times New Roman" w:cs="Times New Roman"/>
              <w:sz w:val="24"/>
              <w:szCs w:val="24"/>
            </w:rPr>
          </w:rPrChange>
        </w:rPr>
        <w:t xml:space="preserve">( </w:t>
      </w:r>
      <w:commentRangeStart w:id="504"/>
      <w:r w:rsidRPr="000905CC">
        <w:rPr>
          <w:rFonts w:ascii="Times New Roman" w:eastAsia="Times New Roman" w:hAnsi="Times New Roman" w:cs="Times New Roman"/>
          <w:color w:val="000000" w:themeColor="text1"/>
          <w:sz w:val="24"/>
          <w:szCs w:val="24"/>
          <w:highlight w:val="green"/>
          <w:rPrChange w:id="505" w:author="muyaguari@yahoo.com" w:date="2021-05-31T16:50:00Z">
            <w:rPr>
              <w:rFonts w:ascii="Times New Roman" w:eastAsia="Times New Roman" w:hAnsi="Times New Roman" w:cs="Times New Roman"/>
              <w:sz w:val="24"/>
              <w:szCs w:val="24"/>
            </w:rPr>
          </w:rPrChange>
        </w:rPr>
        <w:t>p</w:t>
      </w:r>
      <w:proofErr w:type="gramEnd"/>
      <w:r w:rsidRPr="000905CC">
        <w:rPr>
          <w:rFonts w:ascii="Times New Roman" w:eastAsia="Times New Roman" w:hAnsi="Times New Roman" w:cs="Times New Roman"/>
          <w:color w:val="000000" w:themeColor="text1"/>
          <w:sz w:val="24"/>
          <w:szCs w:val="24"/>
          <w:highlight w:val="green"/>
          <w:rPrChange w:id="506" w:author="muyaguari@yahoo.com" w:date="2021-05-31T16:50:00Z">
            <w:rPr>
              <w:rFonts w:ascii="Times New Roman" w:eastAsia="Times New Roman" w:hAnsi="Times New Roman" w:cs="Times New Roman"/>
              <w:sz w:val="24"/>
              <w:szCs w:val="24"/>
            </w:rPr>
          </w:rPrChange>
        </w:rPr>
        <w:t>&lt;0.05:p 0.01</w:t>
      </w:r>
      <w:commentRangeEnd w:id="504"/>
      <w:r w:rsidR="000905CC">
        <w:rPr>
          <w:rStyle w:val="CommentReference"/>
        </w:rPr>
        <w:commentReference w:id="504"/>
      </w:r>
      <w:r w:rsidRPr="0037712F">
        <w:rPr>
          <w:rFonts w:ascii="Times New Roman" w:eastAsia="Times New Roman" w:hAnsi="Times New Roman" w:cs="Times New Roman"/>
          <w:color w:val="000000" w:themeColor="text1"/>
          <w:sz w:val="24"/>
          <w:szCs w:val="24"/>
          <w:rPrChange w:id="507" w:author="muyaguari@yahoo.com" w:date="2021-05-28T22:59:00Z">
            <w:rPr>
              <w:rFonts w:ascii="Times New Roman" w:eastAsia="Times New Roman" w:hAnsi="Times New Roman" w:cs="Times New Roman"/>
              <w:sz w:val="24"/>
              <w:szCs w:val="24"/>
            </w:rPr>
          </w:rPrChange>
        </w:rPr>
        <w:t xml:space="preserve">) </w:t>
      </w:r>
      <w:del w:id="508" w:author="muyaguari@yahoo.com" w:date="2021-05-31T19:26:00Z">
        <w:r w:rsidRPr="0037712F" w:rsidDel="009C6A61">
          <w:rPr>
            <w:rFonts w:ascii="Times New Roman" w:eastAsia="Times New Roman" w:hAnsi="Times New Roman" w:cs="Times New Roman"/>
            <w:color w:val="000000" w:themeColor="text1"/>
            <w:sz w:val="24"/>
            <w:szCs w:val="24"/>
            <w:rPrChange w:id="509" w:author="muyaguari@yahoo.com" w:date="2021-05-28T22:59:00Z">
              <w:rPr>
                <w:rFonts w:ascii="Times New Roman" w:eastAsia="Times New Roman" w:hAnsi="Times New Roman" w:cs="Times New Roman"/>
                <w:sz w:val="24"/>
                <w:szCs w:val="24"/>
              </w:rPr>
            </w:rPrChange>
          </w:rPr>
          <w:delText xml:space="preserve"> </w:delText>
        </w:r>
      </w:del>
      <w:r w:rsidRPr="0037712F">
        <w:rPr>
          <w:rFonts w:ascii="Times New Roman" w:eastAsia="Times New Roman" w:hAnsi="Times New Roman" w:cs="Times New Roman"/>
          <w:color w:val="000000" w:themeColor="text1"/>
          <w:sz w:val="24"/>
          <w:szCs w:val="24"/>
          <w:rPrChange w:id="510" w:author="muyaguari@yahoo.com" w:date="2021-05-28T22:59:00Z">
            <w:rPr>
              <w:rFonts w:ascii="Times New Roman" w:eastAsia="Times New Roman" w:hAnsi="Times New Roman" w:cs="Times New Roman"/>
              <w:sz w:val="24"/>
              <w:szCs w:val="24"/>
            </w:rPr>
          </w:rPrChange>
        </w:rPr>
        <w:t xml:space="preserve">in comparison with the dry season </w:t>
      </w:r>
      <w:commentRangeStart w:id="511"/>
      <w:ins w:id="512" w:author="muyaguari@yahoo.com" w:date="2021-05-31T18:53:00Z">
        <w:r w:rsidR="009C6A61" w:rsidRPr="009C6A61">
          <w:rPr>
            <w:rFonts w:ascii="Times New Roman" w:eastAsia="Times New Roman" w:hAnsi="Times New Roman" w:cs="Times New Roman"/>
            <w:strike/>
            <w:color w:val="000000" w:themeColor="text1"/>
            <w:sz w:val="24"/>
            <w:szCs w:val="24"/>
            <w:rPrChange w:id="513" w:author="muyaguari@yahoo.com" w:date="2021-05-31T19:26:00Z">
              <w:rPr>
                <w:rFonts w:ascii="Times New Roman" w:eastAsia="Times New Roman" w:hAnsi="Times New Roman" w:cs="Times New Roman"/>
                <w:color w:val="000000" w:themeColor="text1"/>
                <w:sz w:val="24"/>
                <w:szCs w:val="24"/>
              </w:rPr>
            </w:rPrChange>
          </w:rPr>
          <w:t>(</w:t>
        </w:r>
      </w:ins>
      <w:del w:id="514" w:author="muyaguari@yahoo.com" w:date="2021-05-31T18:53:00Z">
        <w:r w:rsidRPr="009C6A61" w:rsidDel="009C6A61">
          <w:rPr>
            <w:rFonts w:ascii="Times New Roman" w:eastAsia="Times New Roman" w:hAnsi="Times New Roman" w:cs="Times New Roman"/>
            <w:strike/>
            <w:color w:val="000000" w:themeColor="text1"/>
            <w:sz w:val="24"/>
            <w:szCs w:val="24"/>
            <w:rPrChange w:id="515" w:author="muyaguari@yahoo.com" w:date="2021-05-31T19:26:00Z">
              <w:rPr>
                <w:rFonts w:ascii="Times New Roman" w:eastAsia="Times New Roman" w:hAnsi="Times New Roman" w:cs="Times New Roman"/>
                <w:sz w:val="24"/>
                <w:szCs w:val="24"/>
              </w:rPr>
            </w:rPrChange>
          </w:rPr>
          <w:delText xml:space="preserve">and </w:delText>
        </w:r>
      </w:del>
      <w:r w:rsidRPr="009C6A61">
        <w:rPr>
          <w:rFonts w:ascii="Times New Roman" w:eastAsia="Times New Roman" w:hAnsi="Times New Roman" w:cs="Times New Roman"/>
          <w:strike/>
          <w:color w:val="000000" w:themeColor="text1"/>
          <w:sz w:val="24"/>
          <w:szCs w:val="24"/>
          <w:rPrChange w:id="516" w:author="muyaguari@yahoo.com" w:date="2021-05-31T19:26:00Z">
            <w:rPr>
              <w:rFonts w:ascii="Times New Roman" w:eastAsia="Times New Roman" w:hAnsi="Times New Roman" w:cs="Times New Roman"/>
              <w:sz w:val="24"/>
              <w:szCs w:val="24"/>
            </w:rPr>
          </w:rPrChange>
        </w:rPr>
        <w:t>closed beaches</w:t>
      </w:r>
      <w:ins w:id="517" w:author="muyaguari@yahoo.com" w:date="2021-05-31T18:53:00Z">
        <w:r w:rsidR="009C6A61" w:rsidRPr="009C6A61">
          <w:rPr>
            <w:rFonts w:ascii="Times New Roman" w:eastAsia="Times New Roman" w:hAnsi="Times New Roman" w:cs="Times New Roman"/>
            <w:strike/>
            <w:color w:val="000000" w:themeColor="text1"/>
            <w:sz w:val="24"/>
            <w:szCs w:val="24"/>
            <w:rPrChange w:id="518" w:author="muyaguari@yahoo.com" w:date="2021-05-31T19:26:00Z">
              <w:rPr>
                <w:rFonts w:ascii="Times New Roman" w:eastAsia="Times New Roman" w:hAnsi="Times New Roman" w:cs="Times New Roman"/>
                <w:color w:val="000000" w:themeColor="text1"/>
                <w:sz w:val="24"/>
                <w:szCs w:val="24"/>
              </w:rPr>
            </w:rPrChange>
          </w:rPr>
          <w:t>)</w:t>
        </w:r>
      </w:ins>
      <w:commentRangeEnd w:id="511"/>
      <w:ins w:id="519" w:author="muyaguari@yahoo.com" w:date="2021-05-31T19:27:00Z">
        <w:r w:rsidR="009C6A61">
          <w:rPr>
            <w:rStyle w:val="CommentReference"/>
          </w:rPr>
          <w:commentReference w:id="511"/>
        </w:r>
      </w:ins>
      <w:r w:rsidRPr="0037712F">
        <w:rPr>
          <w:rFonts w:ascii="Times New Roman" w:eastAsia="Times New Roman" w:hAnsi="Times New Roman" w:cs="Times New Roman"/>
          <w:color w:val="000000" w:themeColor="text1"/>
          <w:sz w:val="24"/>
          <w:szCs w:val="24"/>
          <w:rPrChange w:id="520" w:author="muyaguari@yahoo.com" w:date="2021-05-28T22:59:00Z">
            <w:rPr>
              <w:rFonts w:ascii="Times New Roman" w:eastAsia="Times New Roman" w:hAnsi="Times New Roman" w:cs="Times New Roman"/>
              <w:sz w:val="24"/>
              <w:szCs w:val="24"/>
            </w:rPr>
          </w:rPrChange>
        </w:rPr>
        <w:t xml:space="preserve">. The FC </w:t>
      </w:r>
      <w:r w:rsidR="001770B8" w:rsidRPr="0037712F">
        <w:rPr>
          <w:rFonts w:ascii="Times New Roman" w:eastAsia="Times New Roman" w:hAnsi="Times New Roman" w:cs="Times New Roman"/>
          <w:color w:val="000000" w:themeColor="text1"/>
          <w:sz w:val="24"/>
          <w:szCs w:val="24"/>
          <w:rPrChange w:id="521" w:author="muyaguari@yahoo.com" w:date="2021-05-28T22:59:00Z">
            <w:rPr>
              <w:rFonts w:ascii="Times New Roman" w:eastAsia="Times New Roman" w:hAnsi="Times New Roman" w:cs="Times New Roman"/>
              <w:sz w:val="24"/>
              <w:szCs w:val="24"/>
            </w:rPr>
          </w:rPrChange>
        </w:rPr>
        <w:t>were highe</w:t>
      </w:r>
      <w:ins w:id="522" w:author="muyaguari@yahoo.com" w:date="2021-05-31T16:52:00Z">
        <w:r w:rsidR="000E302A">
          <w:rPr>
            <w:rFonts w:ascii="Times New Roman" w:eastAsia="Times New Roman" w:hAnsi="Times New Roman" w:cs="Times New Roman"/>
            <w:color w:val="000000" w:themeColor="text1"/>
            <w:sz w:val="24"/>
            <w:szCs w:val="24"/>
          </w:rPr>
          <w:t>r</w:t>
        </w:r>
      </w:ins>
      <w:del w:id="523" w:author="muyaguari@yahoo.com" w:date="2021-05-31T16:52:00Z">
        <w:r w:rsidR="001770B8" w:rsidRPr="0037712F" w:rsidDel="000E302A">
          <w:rPr>
            <w:rFonts w:ascii="Times New Roman" w:eastAsia="Times New Roman" w:hAnsi="Times New Roman" w:cs="Times New Roman"/>
            <w:color w:val="000000" w:themeColor="text1"/>
            <w:sz w:val="24"/>
            <w:szCs w:val="24"/>
            <w:rPrChange w:id="524" w:author="muyaguari@yahoo.com" w:date="2021-05-28T22:59:00Z">
              <w:rPr>
                <w:rFonts w:ascii="Times New Roman" w:eastAsia="Times New Roman" w:hAnsi="Times New Roman" w:cs="Times New Roman"/>
                <w:sz w:val="24"/>
                <w:szCs w:val="24"/>
              </w:rPr>
            </w:rPrChange>
          </w:rPr>
          <w:delText>st</w:delText>
        </w:r>
      </w:del>
      <w:r w:rsidRPr="0037712F">
        <w:rPr>
          <w:rFonts w:ascii="Times New Roman" w:eastAsia="Times New Roman" w:hAnsi="Times New Roman" w:cs="Times New Roman"/>
          <w:color w:val="000000" w:themeColor="text1"/>
          <w:sz w:val="24"/>
          <w:szCs w:val="24"/>
          <w:rPrChange w:id="525" w:author="muyaguari@yahoo.com" w:date="2021-05-28T22:59:00Z">
            <w:rPr>
              <w:rFonts w:ascii="Times New Roman" w:eastAsia="Times New Roman" w:hAnsi="Times New Roman" w:cs="Times New Roman"/>
              <w:sz w:val="24"/>
              <w:szCs w:val="24"/>
            </w:rPr>
          </w:rPrChange>
        </w:rPr>
        <w:t xml:space="preserve"> in Santa Elena </w:t>
      </w:r>
      <w:del w:id="526" w:author="muyaguari@yahoo.com" w:date="2021-05-31T16:52:00Z">
        <w:r w:rsidRPr="0037712F" w:rsidDel="000E302A">
          <w:rPr>
            <w:rFonts w:ascii="Times New Roman" w:eastAsia="Times New Roman" w:hAnsi="Times New Roman" w:cs="Times New Roman"/>
            <w:color w:val="000000" w:themeColor="text1"/>
            <w:sz w:val="24"/>
            <w:szCs w:val="24"/>
            <w:rPrChange w:id="527" w:author="muyaguari@yahoo.com" w:date="2021-05-28T22:59:00Z">
              <w:rPr>
                <w:rFonts w:ascii="Times New Roman" w:eastAsia="Times New Roman" w:hAnsi="Times New Roman" w:cs="Times New Roman"/>
                <w:sz w:val="24"/>
                <w:szCs w:val="24"/>
              </w:rPr>
            </w:rPrChange>
          </w:rPr>
          <w:delText>in relation with</w:delText>
        </w:r>
      </w:del>
      <w:ins w:id="528" w:author="muyaguari@yahoo.com" w:date="2021-05-31T16:52:00Z">
        <w:r w:rsidR="000E302A">
          <w:rPr>
            <w:rFonts w:ascii="Times New Roman" w:eastAsia="Times New Roman" w:hAnsi="Times New Roman" w:cs="Times New Roman"/>
            <w:color w:val="000000" w:themeColor="text1"/>
            <w:sz w:val="24"/>
            <w:szCs w:val="24"/>
          </w:rPr>
          <w:t>compared to</w:t>
        </w:r>
      </w:ins>
      <w:r w:rsidRPr="0037712F">
        <w:rPr>
          <w:rFonts w:ascii="Times New Roman" w:eastAsia="Times New Roman" w:hAnsi="Times New Roman" w:cs="Times New Roman"/>
          <w:color w:val="000000" w:themeColor="text1"/>
          <w:sz w:val="24"/>
          <w:szCs w:val="24"/>
          <w:rPrChange w:id="529" w:author="muyaguari@yahoo.com" w:date="2021-05-28T22:59:00Z">
            <w:rPr>
              <w:rFonts w:ascii="Times New Roman" w:eastAsia="Times New Roman" w:hAnsi="Times New Roman" w:cs="Times New Roman"/>
              <w:sz w:val="24"/>
              <w:szCs w:val="24"/>
            </w:rPr>
          </w:rPrChange>
        </w:rPr>
        <w:t xml:space="preserve"> Playas (p&lt;0.05: 0.01) </w:t>
      </w:r>
      <w:del w:id="530" w:author="muyaguari@yahoo.com" w:date="2021-05-31T16:52:00Z">
        <w:r w:rsidRPr="0037712F" w:rsidDel="008F70AC">
          <w:rPr>
            <w:rFonts w:ascii="Times New Roman" w:eastAsia="Times New Roman" w:hAnsi="Times New Roman" w:cs="Times New Roman"/>
            <w:color w:val="000000" w:themeColor="text1"/>
            <w:sz w:val="24"/>
            <w:szCs w:val="24"/>
            <w:rPrChange w:id="531" w:author="muyaguari@yahoo.com" w:date="2021-05-28T22:59:00Z">
              <w:rPr>
                <w:rFonts w:ascii="Times New Roman" w:eastAsia="Times New Roman" w:hAnsi="Times New Roman" w:cs="Times New Roman"/>
                <w:sz w:val="24"/>
                <w:szCs w:val="24"/>
              </w:rPr>
            </w:rPrChange>
          </w:rPr>
          <w:delText xml:space="preserve">in </w:delText>
        </w:r>
      </w:del>
      <w:ins w:id="532" w:author="muyaguari@yahoo.com" w:date="2021-05-31T16:52:00Z">
        <w:r w:rsidR="008F70AC">
          <w:rPr>
            <w:rFonts w:ascii="Times New Roman" w:eastAsia="Times New Roman" w:hAnsi="Times New Roman" w:cs="Times New Roman"/>
            <w:color w:val="000000" w:themeColor="text1"/>
            <w:sz w:val="24"/>
            <w:szCs w:val="24"/>
          </w:rPr>
          <w:t>during</w:t>
        </w:r>
        <w:r w:rsidR="008F70AC" w:rsidRPr="0037712F">
          <w:rPr>
            <w:rFonts w:ascii="Times New Roman" w:eastAsia="Times New Roman" w:hAnsi="Times New Roman" w:cs="Times New Roman"/>
            <w:color w:val="000000" w:themeColor="text1"/>
            <w:sz w:val="24"/>
            <w:szCs w:val="24"/>
            <w:rPrChange w:id="533" w:author="muyaguari@yahoo.com" w:date="2021-05-28T22:59:00Z">
              <w:rPr>
                <w:rFonts w:ascii="Times New Roman" w:eastAsia="Times New Roman" w:hAnsi="Times New Roman" w:cs="Times New Roman"/>
                <w:sz w:val="24"/>
                <w:szCs w:val="24"/>
              </w:rPr>
            </w:rPrChange>
          </w:rPr>
          <w:t xml:space="preserve"> </w:t>
        </w:r>
      </w:ins>
      <w:del w:id="534" w:author="muyaguari@yahoo.com" w:date="2021-05-31T18:52:00Z">
        <w:r w:rsidRPr="0037712F" w:rsidDel="009C6A61">
          <w:rPr>
            <w:rFonts w:ascii="Times New Roman" w:eastAsia="Times New Roman" w:hAnsi="Times New Roman" w:cs="Times New Roman"/>
            <w:color w:val="000000" w:themeColor="text1"/>
            <w:sz w:val="24"/>
            <w:szCs w:val="24"/>
            <w:rPrChange w:id="535" w:author="muyaguari@yahoo.com" w:date="2021-05-28T22:59:00Z">
              <w:rPr>
                <w:rFonts w:ascii="Times New Roman" w:eastAsia="Times New Roman" w:hAnsi="Times New Roman" w:cs="Times New Roman"/>
                <w:sz w:val="24"/>
                <w:szCs w:val="24"/>
              </w:rPr>
            </w:rPrChange>
          </w:rPr>
          <w:delText xml:space="preserve">the </w:delText>
        </w:r>
      </w:del>
      <w:del w:id="536" w:author="muyaguari@yahoo.com" w:date="2021-05-31T16:52:00Z">
        <w:r w:rsidRPr="0037712F" w:rsidDel="008F70AC">
          <w:rPr>
            <w:rFonts w:ascii="Times New Roman" w:eastAsia="Times New Roman" w:hAnsi="Times New Roman" w:cs="Times New Roman"/>
            <w:color w:val="000000" w:themeColor="text1"/>
            <w:sz w:val="24"/>
            <w:szCs w:val="24"/>
            <w:rPrChange w:id="537" w:author="muyaguari@yahoo.com" w:date="2021-05-28T22:59:00Z">
              <w:rPr>
                <w:rFonts w:ascii="Times New Roman" w:eastAsia="Times New Roman" w:hAnsi="Times New Roman" w:cs="Times New Roman"/>
                <w:sz w:val="24"/>
                <w:szCs w:val="24"/>
              </w:rPr>
            </w:rPrChange>
          </w:rPr>
          <w:delText xml:space="preserve">twices </w:delText>
        </w:r>
      </w:del>
      <w:ins w:id="538" w:author="muyaguari@yahoo.com" w:date="2021-05-31T16:52:00Z">
        <w:r w:rsidR="008F70AC">
          <w:rPr>
            <w:rFonts w:ascii="Times New Roman" w:eastAsia="Times New Roman" w:hAnsi="Times New Roman" w:cs="Times New Roman"/>
            <w:color w:val="000000" w:themeColor="text1"/>
            <w:sz w:val="24"/>
            <w:szCs w:val="24"/>
          </w:rPr>
          <w:t>both</w:t>
        </w:r>
        <w:r w:rsidR="008F70AC" w:rsidRPr="0037712F">
          <w:rPr>
            <w:rFonts w:ascii="Times New Roman" w:eastAsia="Times New Roman" w:hAnsi="Times New Roman" w:cs="Times New Roman"/>
            <w:color w:val="000000" w:themeColor="text1"/>
            <w:sz w:val="24"/>
            <w:szCs w:val="24"/>
            <w:rPrChange w:id="539" w:author="muyaguari@yahoo.com" w:date="2021-05-28T22:59:00Z">
              <w:rPr>
                <w:rFonts w:ascii="Times New Roman" w:eastAsia="Times New Roman" w:hAnsi="Times New Roman" w:cs="Times New Roman"/>
                <w:sz w:val="24"/>
                <w:szCs w:val="24"/>
              </w:rPr>
            </w:rPrChange>
          </w:rPr>
          <w:t xml:space="preserve"> </w:t>
        </w:r>
      </w:ins>
      <w:del w:id="540" w:author="muyaguari@yahoo.com" w:date="2021-05-31T16:52:00Z">
        <w:r w:rsidRPr="0037712F" w:rsidDel="008F70AC">
          <w:rPr>
            <w:rFonts w:ascii="Times New Roman" w:eastAsia="Times New Roman" w:hAnsi="Times New Roman" w:cs="Times New Roman"/>
            <w:color w:val="000000" w:themeColor="text1"/>
            <w:sz w:val="24"/>
            <w:szCs w:val="24"/>
            <w:rPrChange w:id="541" w:author="muyaguari@yahoo.com" w:date="2021-05-28T22:59:00Z">
              <w:rPr>
                <w:rFonts w:ascii="Times New Roman" w:eastAsia="Times New Roman" w:hAnsi="Times New Roman" w:cs="Times New Roman"/>
                <w:sz w:val="24"/>
                <w:szCs w:val="24"/>
              </w:rPr>
            </w:rPrChange>
          </w:rPr>
          <w:delText>survey times</w:delText>
        </w:r>
      </w:del>
      <w:ins w:id="542" w:author="muyaguari@yahoo.com" w:date="2021-05-31T16:52:00Z">
        <w:r w:rsidR="008F70AC">
          <w:rPr>
            <w:rFonts w:ascii="Times New Roman" w:eastAsia="Times New Roman" w:hAnsi="Times New Roman" w:cs="Times New Roman"/>
            <w:color w:val="000000" w:themeColor="text1"/>
            <w:sz w:val="24"/>
            <w:szCs w:val="24"/>
          </w:rPr>
          <w:t>sampling events</w:t>
        </w:r>
      </w:ins>
      <w:r w:rsidRPr="0037712F">
        <w:rPr>
          <w:rFonts w:ascii="Times New Roman" w:eastAsia="Times New Roman" w:hAnsi="Times New Roman" w:cs="Times New Roman"/>
          <w:color w:val="000000" w:themeColor="text1"/>
          <w:sz w:val="24"/>
          <w:szCs w:val="24"/>
          <w:rPrChange w:id="543" w:author="muyaguari@yahoo.com" w:date="2021-05-28T22:59:00Z">
            <w:rPr>
              <w:rFonts w:ascii="Times New Roman" w:eastAsia="Times New Roman" w:hAnsi="Times New Roman" w:cs="Times New Roman"/>
              <w:sz w:val="24"/>
              <w:szCs w:val="24"/>
            </w:rPr>
          </w:rPrChange>
        </w:rPr>
        <w:t xml:space="preserve">. </w:t>
      </w:r>
      <w:r>
        <w:rPr>
          <w:rFonts w:ascii="Times New Roman" w:eastAsia="Times New Roman" w:hAnsi="Times New Roman" w:cs="Times New Roman"/>
          <w:sz w:val="24"/>
          <w:szCs w:val="24"/>
        </w:rPr>
        <w:t xml:space="preserve">However, more sites showed water polluted with FC and </w:t>
      </w:r>
      <w:r>
        <w:rPr>
          <w:rFonts w:ascii="Times New Roman" w:eastAsia="Times New Roman" w:hAnsi="Times New Roman" w:cs="Times New Roman"/>
          <w:i/>
          <w:sz w:val="24"/>
          <w:szCs w:val="24"/>
        </w:rPr>
        <w:t>E coli</w:t>
      </w:r>
      <w:r>
        <w:rPr>
          <w:rFonts w:ascii="Times New Roman" w:eastAsia="Times New Roman" w:hAnsi="Times New Roman" w:cs="Times New Roman"/>
          <w:sz w:val="24"/>
          <w:szCs w:val="24"/>
        </w:rPr>
        <w:t xml:space="preserve"> in the area from Ayangue, area preferred by tourists for its calm waters especially in Ayangue Bay and surroundings.</w:t>
      </w:r>
    </w:p>
    <w:p w14:paraId="000000CC" w14:textId="77777777" w:rsidR="00E85944" w:rsidRDefault="00E85944">
      <w:pPr>
        <w:spacing w:before="240" w:after="240" w:line="240" w:lineRule="auto"/>
        <w:jc w:val="both"/>
        <w:rPr>
          <w:rFonts w:ascii="Times New Roman" w:eastAsia="Times New Roman" w:hAnsi="Times New Roman" w:cs="Times New Roman"/>
          <w:color w:val="333333"/>
          <w:sz w:val="24"/>
          <w:szCs w:val="24"/>
        </w:rPr>
      </w:pPr>
    </w:p>
    <w:p w14:paraId="000000CD" w14:textId="164AE665" w:rsidR="00E85944" w:rsidRDefault="00E85944">
      <w:pPr>
        <w:spacing w:before="240" w:after="240" w:line="480" w:lineRule="auto"/>
        <w:rPr>
          <w:noProof/>
          <w:lang w:val="es-ES"/>
        </w:rPr>
      </w:pPr>
    </w:p>
    <w:p w14:paraId="52756B82" w14:textId="77777777" w:rsidR="0040310E" w:rsidRDefault="0040310E">
      <w:pPr>
        <w:spacing w:before="240" w:after="240" w:line="480" w:lineRule="auto"/>
        <w:rPr>
          <w:noProof/>
          <w:lang w:val="es-ES"/>
        </w:rPr>
      </w:pPr>
    </w:p>
    <w:p w14:paraId="7F617C62" w14:textId="77777777" w:rsidR="0040310E" w:rsidRDefault="0040310E">
      <w:pPr>
        <w:spacing w:before="240" w:after="240" w:line="480" w:lineRule="auto"/>
        <w:rPr>
          <w:noProof/>
          <w:lang w:val="es-ES"/>
        </w:rPr>
      </w:pPr>
    </w:p>
    <w:p w14:paraId="59EDB4D6" w14:textId="77777777" w:rsidR="0040310E" w:rsidRDefault="0040310E">
      <w:pPr>
        <w:spacing w:before="240" w:after="240" w:line="480" w:lineRule="auto"/>
        <w:rPr>
          <w:noProof/>
          <w:lang w:val="es-ES"/>
        </w:rPr>
      </w:pPr>
    </w:p>
    <w:p w14:paraId="0F3F4BB0" w14:textId="77777777" w:rsidR="0040310E" w:rsidRDefault="0040310E">
      <w:pPr>
        <w:spacing w:before="240" w:after="240" w:line="480" w:lineRule="auto"/>
        <w:rPr>
          <w:noProof/>
          <w:lang w:val="es-ES"/>
        </w:rPr>
      </w:pPr>
    </w:p>
    <w:p w14:paraId="04D31A9E" w14:textId="77777777" w:rsidR="00CB6384" w:rsidRDefault="00CB6384">
      <w:pPr>
        <w:spacing w:before="240" w:after="240" w:line="480" w:lineRule="auto"/>
        <w:rPr>
          <w:noProof/>
          <w:lang w:val="es-ES"/>
        </w:rPr>
      </w:pPr>
    </w:p>
    <w:p w14:paraId="0A475F87" w14:textId="77777777" w:rsidR="0040310E" w:rsidRDefault="0040310E">
      <w:pPr>
        <w:spacing w:before="240" w:after="240" w:line="480" w:lineRule="auto"/>
        <w:rPr>
          <w:noProof/>
          <w:lang w:val="es-ES"/>
        </w:rPr>
      </w:pPr>
    </w:p>
    <w:p w14:paraId="6F28878C" w14:textId="42A15E6A" w:rsidR="0040310E" w:rsidRDefault="0040310E">
      <w:pPr>
        <w:spacing w:before="240" w:after="240" w:line="480" w:lineRule="auto"/>
        <w:rPr>
          <w:noProof/>
          <w:lang w:val="es-ES"/>
        </w:rPr>
      </w:pPr>
      <w:commentRangeStart w:id="544"/>
      <w:r>
        <w:rPr>
          <w:noProof/>
          <w:lang w:val="es-ES"/>
        </w:rPr>
        <w:drawing>
          <wp:anchor distT="0" distB="0" distL="114300" distR="114300" simplePos="0" relativeHeight="251664384" behindDoc="0" locked="0" layoutInCell="1" allowOverlap="1" wp14:anchorId="09447FAC" wp14:editId="2BF55465">
            <wp:simplePos x="0" y="0"/>
            <wp:positionH relativeFrom="column">
              <wp:posOffset>-76200</wp:posOffset>
            </wp:positionH>
            <wp:positionV relativeFrom="paragraph">
              <wp:posOffset>47625</wp:posOffset>
            </wp:positionV>
            <wp:extent cx="6534150" cy="6562725"/>
            <wp:effectExtent l="0" t="0" r="0" b="952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1183" t="14097" r="21358" b="13512"/>
                    <a:stretch/>
                  </pic:blipFill>
                  <pic:spPr bwMode="auto">
                    <a:xfrm>
                      <a:off x="0" y="0"/>
                      <a:ext cx="6534150" cy="6562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544"/>
      <w:ins w:id="545" w:author="muyaguari@yahoo.com" w:date="2021-05-28T23:03:00Z">
        <w:r w:rsidR="0037712F">
          <w:rPr>
            <w:noProof/>
            <w:lang w:val="es-ES"/>
          </w:rPr>
          <w:t xml:space="preserve">wo </w:t>
        </w:r>
      </w:ins>
      <w:r w:rsidR="0037712F">
        <w:rPr>
          <w:rStyle w:val="CommentReference"/>
        </w:rPr>
        <w:commentReference w:id="544"/>
      </w:r>
    </w:p>
    <w:p w14:paraId="00E4E6F8" w14:textId="77777777" w:rsidR="0040310E" w:rsidRDefault="0040310E">
      <w:pPr>
        <w:spacing w:before="240" w:after="240" w:line="480" w:lineRule="auto"/>
        <w:rPr>
          <w:noProof/>
          <w:lang w:val="es-ES"/>
        </w:rPr>
      </w:pPr>
    </w:p>
    <w:p w14:paraId="687D7B27" w14:textId="77777777" w:rsidR="0040310E" w:rsidRDefault="0040310E">
      <w:pPr>
        <w:spacing w:before="240" w:after="240" w:line="480" w:lineRule="auto"/>
        <w:rPr>
          <w:noProof/>
          <w:lang w:val="es-ES"/>
        </w:rPr>
      </w:pPr>
    </w:p>
    <w:p w14:paraId="0CBD8008" w14:textId="77777777" w:rsidR="0040310E" w:rsidRDefault="0040310E">
      <w:pPr>
        <w:spacing w:before="240" w:after="240" w:line="480" w:lineRule="auto"/>
        <w:rPr>
          <w:noProof/>
          <w:lang w:val="es-ES"/>
        </w:rPr>
      </w:pPr>
    </w:p>
    <w:p w14:paraId="5CE55F90" w14:textId="77777777" w:rsidR="0040310E" w:rsidRDefault="0040310E">
      <w:pPr>
        <w:spacing w:before="240" w:after="240" w:line="480" w:lineRule="auto"/>
        <w:rPr>
          <w:noProof/>
          <w:lang w:val="es-ES"/>
        </w:rPr>
      </w:pPr>
    </w:p>
    <w:p w14:paraId="668FFB0A" w14:textId="77777777" w:rsidR="0040310E" w:rsidRDefault="0040310E">
      <w:pPr>
        <w:spacing w:before="240" w:after="240" w:line="480" w:lineRule="auto"/>
        <w:rPr>
          <w:noProof/>
          <w:lang w:val="es-ES"/>
        </w:rPr>
      </w:pPr>
    </w:p>
    <w:p w14:paraId="3C9EA5C5" w14:textId="77777777" w:rsidR="0040310E" w:rsidRDefault="0040310E">
      <w:pPr>
        <w:spacing w:before="240" w:after="240" w:line="480" w:lineRule="auto"/>
        <w:rPr>
          <w:noProof/>
          <w:lang w:val="es-ES"/>
        </w:rPr>
      </w:pPr>
    </w:p>
    <w:p w14:paraId="2D4A4910" w14:textId="77777777" w:rsidR="0040310E" w:rsidRDefault="0040310E">
      <w:pPr>
        <w:spacing w:before="240" w:after="240" w:line="480" w:lineRule="auto"/>
        <w:rPr>
          <w:noProof/>
          <w:lang w:val="es-ES"/>
        </w:rPr>
      </w:pPr>
    </w:p>
    <w:p w14:paraId="15E1C421" w14:textId="77777777" w:rsidR="0040310E" w:rsidRDefault="0040310E">
      <w:pPr>
        <w:spacing w:before="240" w:after="240" w:line="480" w:lineRule="auto"/>
        <w:rPr>
          <w:noProof/>
          <w:lang w:val="es-ES"/>
        </w:rPr>
      </w:pPr>
    </w:p>
    <w:p w14:paraId="112DED40" w14:textId="77777777" w:rsidR="0040310E" w:rsidRDefault="0040310E">
      <w:pPr>
        <w:spacing w:before="240" w:after="240" w:line="480" w:lineRule="auto"/>
        <w:rPr>
          <w:noProof/>
          <w:lang w:val="es-ES"/>
        </w:rPr>
      </w:pPr>
    </w:p>
    <w:p w14:paraId="29F359C3" w14:textId="77777777" w:rsidR="0040310E" w:rsidRDefault="0040310E">
      <w:pPr>
        <w:spacing w:before="240" w:after="240" w:line="480" w:lineRule="auto"/>
        <w:rPr>
          <w:noProof/>
          <w:lang w:val="es-ES"/>
        </w:rPr>
      </w:pPr>
    </w:p>
    <w:p w14:paraId="77C75970" w14:textId="77777777" w:rsidR="0040310E" w:rsidRDefault="0040310E">
      <w:pPr>
        <w:spacing w:before="240" w:after="240" w:line="480" w:lineRule="auto"/>
        <w:rPr>
          <w:noProof/>
          <w:lang w:val="es-ES"/>
        </w:rPr>
      </w:pPr>
    </w:p>
    <w:p w14:paraId="35BF2875" w14:textId="77777777" w:rsidR="0040310E" w:rsidRDefault="0040310E">
      <w:pPr>
        <w:spacing w:before="240" w:after="240" w:line="480" w:lineRule="auto"/>
        <w:rPr>
          <w:noProof/>
          <w:lang w:val="es-ES"/>
        </w:rPr>
      </w:pPr>
    </w:p>
    <w:p w14:paraId="2DDCE13B" w14:textId="77777777" w:rsidR="0040310E" w:rsidRDefault="0040310E">
      <w:pPr>
        <w:spacing w:before="240" w:after="240" w:line="480" w:lineRule="auto"/>
        <w:rPr>
          <w:rFonts w:ascii="Times New Roman" w:eastAsia="Times New Roman" w:hAnsi="Times New Roman" w:cs="Times New Roman"/>
          <w:b/>
          <w:sz w:val="24"/>
          <w:szCs w:val="24"/>
        </w:rPr>
      </w:pPr>
    </w:p>
    <w:p w14:paraId="000000CE" w14:textId="77777777" w:rsidR="00E85944" w:rsidRPr="001770B8" w:rsidRDefault="00716926">
      <w:pPr>
        <w:spacing w:before="240" w:after="240" w:line="240" w:lineRule="auto"/>
        <w:rPr>
          <w:rFonts w:ascii="Times New Roman" w:eastAsia="Times New Roman" w:hAnsi="Times New Roman" w:cs="Times New Roman"/>
          <w:b/>
          <w:sz w:val="24"/>
          <w:szCs w:val="24"/>
        </w:rPr>
      </w:pPr>
      <w:r w:rsidRPr="001770B8">
        <w:rPr>
          <w:rFonts w:ascii="Times New Roman" w:eastAsia="Times New Roman" w:hAnsi="Times New Roman" w:cs="Times New Roman"/>
          <w:b/>
          <w:color w:val="333333"/>
          <w:sz w:val="24"/>
          <w:szCs w:val="24"/>
          <w:highlight w:val="white"/>
        </w:rPr>
        <w:t xml:space="preserve"> Figure 3</w:t>
      </w:r>
      <w:r w:rsidRPr="001770B8">
        <w:rPr>
          <w:rFonts w:ascii="Times New Roman" w:eastAsia="Times New Roman" w:hAnsi="Times New Roman" w:cs="Times New Roman"/>
          <w:b/>
          <w:sz w:val="24"/>
          <w:szCs w:val="24"/>
        </w:rPr>
        <w:t>.</w:t>
      </w:r>
      <w:r w:rsidRPr="001770B8">
        <w:rPr>
          <w:rFonts w:ascii="Times New Roman" w:eastAsia="Times New Roman" w:hAnsi="Times New Roman" w:cs="Times New Roman"/>
          <w:b/>
          <w:color w:val="333333"/>
          <w:sz w:val="24"/>
          <w:szCs w:val="24"/>
          <w:highlight w:val="white"/>
        </w:rPr>
        <w:t xml:space="preserve"> Spatial distribution of Fecal coliforms and </w:t>
      </w:r>
      <w:r w:rsidRPr="001770B8">
        <w:rPr>
          <w:rFonts w:ascii="Times New Roman" w:eastAsia="Times New Roman" w:hAnsi="Times New Roman" w:cs="Times New Roman"/>
          <w:b/>
          <w:i/>
          <w:color w:val="333333"/>
          <w:sz w:val="24"/>
          <w:szCs w:val="24"/>
          <w:highlight w:val="white"/>
        </w:rPr>
        <w:t>E. coli</w:t>
      </w:r>
      <w:r w:rsidRPr="001770B8">
        <w:rPr>
          <w:rFonts w:ascii="Times New Roman" w:eastAsia="Times New Roman" w:hAnsi="Times New Roman" w:cs="Times New Roman"/>
          <w:b/>
          <w:color w:val="333333"/>
          <w:sz w:val="24"/>
          <w:szCs w:val="24"/>
          <w:highlight w:val="white"/>
        </w:rPr>
        <w:t xml:space="preserve"> in the seawater and </w:t>
      </w:r>
      <w:r w:rsidRPr="001770B8">
        <w:rPr>
          <w:rFonts w:ascii="Times New Roman" w:eastAsia="Times New Roman" w:hAnsi="Times New Roman" w:cs="Times New Roman"/>
          <w:b/>
          <w:sz w:val="24"/>
          <w:szCs w:val="24"/>
        </w:rPr>
        <w:t xml:space="preserve">wastewater treatment systems </w:t>
      </w:r>
      <w:proofErr w:type="gramStart"/>
      <w:r w:rsidRPr="001770B8">
        <w:rPr>
          <w:rFonts w:ascii="Times New Roman" w:eastAsia="Times New Roman" w:hAnsi="Times New Roman" w:cs="Times New Roman"/>
          <w:b/>
          <w:sz w:val="24"/>
          <w:szCs w:val="24"/>
        </w:rPr>
        <w:t>during  2020</w:t>
      </w:r>
      <w:proofErr w:type="gramEnd"/>
      <w:r w:rsidRPr="001770B8">
        <w:rPr>
          <w:rFonts w:ascii="Times New Roman" w:eastAsia="Times New Roman" w:hAnsi="Times New Roman" w:cs="Times New Roman"/>
          <w:b/>
          <w:sz w:val="24"/>
          <w:szCs w:val="24"/>
        </w:rPr>
        <w:t>-2021.</w:t>
      </w:r>
    </w:p>
    <w:p w14:paraId="0EFC740B" w14:textId="77777777" w:rsidR="0040310E" w:rsidRDefault="0040310E">
      <w:pPr>
        <w:spacing w:before="240" w:after="240" w:line="240" w:lineRule="auto"/>
        <w:rPr>
          <w:rFonts w:ascii="Times New Roman" w:eastAsia="Times New Roman" w:hAnsi="Times New Roman" w:cs="Times New Roman"/>
          <w:sz w:val="24"/>
          <w:szCs w:val="24"/>
        </w:rPr>
      </w:pPr>
    </w:p>
    <w:p w14:paraId="05FC8C29" w14:textId="77777777" w:rsidR="0040310E" w:rsidRDefault="0040310E">
      <w:pPr>
        <w:spacing w:before="240" w:after="240" w:line="240" w:lineRule="auto"/>
        <w:rPr>
          <w:rFonts w:ascii="Times New Roman" w:eastAsia="Times New Roman" w:hAnsi="Times New Roman" w:cs="Times New Roman"/>
          <w:sz w:val="24"/>
          <w:szCs w:val="24"/>
        </w:rPr>
      </w:pPr>
    </w:p>
    <w:p w14:paraId="4499C348" w14:textId="77777777" w:rsidR="0040310E" w:rsidRDefault="0040310E">
      <w:pPr>
        <w:spacing w:before="240" w:after="240" w:line="240" w:lineRule="auto"/>
        <w:rPr>
          <w:rFonts w:ascii="Times New Roman" w:eastAsia="Times New Roman" w:hAnsi="Times New Roman" w:cs="Times New Roman"/>
          <w:color w:val="333333"/>
          <w:sz w:val="24"/>
          <w:szCs w:val="24"/>
        </w:rPr>
      </w:pPr>
    </w:p>
    <w:p w14:paraId="000000CF" w14:textId="77777777" w:rsidR="00E85944" w:rsidRDefault="00716926">
      <w:pPr>
        <w:spacing w:line="240"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Microbiological  pollution</w:t>
      </w:r>
      <w:proofErr w:type="gramEnd"/>
      <w:r>
        <w:rPr>
          <w:rFonts w:ascii="Times New Roman" w:eastAsia="Times New Roman" w:hAnsi="Times New Roman" w:cs="Times New Roman"/>
          <w:b/>
          <w:sz w:val="24"/>
          <w:szCs w:val="24"/>
        </w:rPr>
        <w:t xml:space="preserve"> in  Wastewater in Treatment Plants </w:t>
      </w:r>
    </w:p>
    <w:p w14:paraId="000000D0" w14:textId="77777777" w:rsidR="00E85944" w:rsidRDefault="00E85944">
      <w:pPr>
        <w:spacing w:line="240" w:lineRule="auto"/>
        <w:rPr>
          <w:rFonts w:ascii="Times New Roman" w:eastAsia="Times New Roman" w:hAnsi="Times New Roman" w:cs="Times New Roman"/>
          <w:b/>
          <w:sz w:val="24"/>
          <w:szCs w:val="24"/>
        </w:rPr>
      </w:pPr>
    </w:p>
    <w:p w14:paraId="297E7A51" w14:textId="2D5BFFCB" w:rsidR="00057B46" w:rsidRDefault="00716926" w:rsidP="00057B46">
      <w:pPr>
        <w:spacing w:line="240" w:lineRule="auto"/>
        <w:jc w:val="both"/>
        <w:rPr>
          <w:ins w:id="546" w:author="muyaguari@yahoo.com" w:date="2021-05-31T20:28:00Z"/>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average concentration of FC in wastewater treatment plants was </w:t>
      </w:r>
      <w:commentRangeStart w:id="547"/>
      <w:r>
        <w:rPr>
          <w:rFonts w:ascii="Times New Roman" w:eastAsia="Times New Roman" w:hAnsi="Times New Roman" w:cs="Times New Roman"/>
          <w:sz w:val="24"/>
          <w:szCs w:val="24"/>
        </w:rPr>
        <w:t>1.2</w:t>
      </w:r>
      <w:ins w:id="548" w:author="muyaguari@yahoo.com" w:date="2021-05-31T19:29:00Z">
        <w:r w:rsidR="009C6A61">
          <w:rPr>
            <w:rFonts w:ascii="Times New Roman" w:eastAsia="Times New Roman" w:hAnsi="Times New Roman" w:cs="Times New Roman"/>
            <w:sz w:val="24"/>
            <w:szCs w:val="24"/>
          </w:rPr>
          <w:t>8 x 10</w:t>
        </w:r>
        <w:r w:rsidR="009C6A61">
          <w:rPr>
            <w:rFonts w:ascii="Times New Roman" w:eastAsia="Times New Roman" w:hAnsi="Times New Roman" w:cs="Times New Roman"/>
            <w:sz w:val="24"/>
            <w:szCs w:val="24"/>
            <w:vertAlign w:val="superscript"/>
          </w:rPr>
          <w:t>6</w:t>
        </w:r>
      </w:ins>
      <w:del w:id="549" w:author="muyaguari@yahoo.com" w:date="2021-05-31T19:29:00Z">
        <w:r w:rsidDel="009C6A61">
          <w:rPr>
            <w:rFonts w:ascii="Times New Roman" w:eastAsia="Times New Roman" w:hAnsi="Times New Roman" w:cs="Times New Roman"/>
            <w:sz w:val="24"/>
            <w:szCs w:val="24"/>
          </w:rPr>
          <w:delText>7666E6</w:delText>
        </w:r>
      </w:del>
      <w:r>
        <w:rPr>
          <w:rFonts w:ascii="Times New Roman" w:eastAsia="Times New Roman" w:hAnsi="Times New Roman" w:cs="Times New Roman"/>
          <w:sz w:val="24"/>
          <w:szCs w:val="24"/>
        </w:rPr>
        <w:t xml:space="preserve"> ± 3.2</w:t>
      </w:r>
      <w:ins w:id="550" w:author="muyaguari@yahoo.com" w:date="2021-05-31T19:29:00Z">
        <w:r w:rsidR="009C6A61">
          <w:rPr>
            <w:rFonts w:ascii="Times New Roman" w:eastAsia="Times New Roman" w:hAnsi="Times New Roman" w:cs="Times New Roman"/>
            <w:sz w:val="24"/>
            <w:szCs w:val="24"/>
          </w:rPr>
          <w:t xml:space="preserve">1 </w:t>
        </w:r>
      </w:ins>
      <w:del w:id="551" w:author="muyaguari@yahoo.com" w:date="2021-05-31T19:29:00Z">
        <w:r w:rsidDel="009C6A61">
          <w:rPr>
            <w:rFonts w:ascii="Times New Roman" w:eastAsia="Times New Roman" w:hAnsi="Times New Roman" w:cs="Times New Roman"/>
            <w:sz w:val="24"/>
            <w:szCs w:val="24"/>
          </w:rPr>
          <w:delText>0983</w:delText>
        </w:r>
      </w:del>
      <w:ins w:id="552" w:author="muyaguari@yahoo.com" w:date="2021-05-31T19:29:00Z">
        <w:r w:rsidR="009C6A61">
          <w:rPr>
            <w:rFonts w:ascii="Times New Roman" w:eastAsia="Times New Roman" w:hAnsi="Times New Roman" w:cs="Times New Roman"/>
            <w:sz w:val="24"/>
            <w:szCs w:val="24"/>
          </w:rPr>
          <w:t>x 10</w:t>
        </w:r>
        <w:r w:rsidR="009C6A61">
          <w:rPr>
            <w:rFonts w:ascii="Times New Roman" w:eastAsia="Times New Roman" w:hAnsi="Times New Roman" w:cs="Times New Roman"/>
            <w:sz w:val="24"/>
            <w:szCs w:val="24"/>
            <w:vertAlign w:val="superscript"/>
          </w:rPr>
          <w:t>6</w:t>
        </w:r>
        <w:r w:rsidR="009C6A61">
          <w:rPr>
            <w:rFonts w:ascii="Times New Roman" w:eastAsia="Times New Roman" w:hAnsi="Times New Roman" w:cs="Times New Roman"/>
            <w:sz w:val="24"/>
            <w:szCs w:val="24"/>
          </w:rPr>
          <w:t xml:space="preserve"> </w:t>
        </w:r>
      </w:ins>
      <w:del w:id="553" w:author="muyaguari@yahoo.com" w:date="2021-05-31T19:29:00Z">
        <w:r w:rsidDel="009C6A61">
          <w:rPr>
            <w:rFonts w:ascii="Times New Roman" w:eastAsia="Times New Roman" w:hAnsi="Times New Roman" w:cs="Times New Roman"/>
            <w:sz w:val="24"/>
            <w:szCs w:val="24"/>
          </w:rPr>
          <w:delText>E6</w:delText>
        </w:r>
      </w:del>
      <w:del w:id="554" w:author="muyaguari@yahoo.com" w:date="2021-05-31T19:30:00Z">
        <w:r w:rsidDel="009C6A61">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SD</w:t>
      </w:r>
      <w:ins w:id="555" w:author="muyaguari@yahoo.com" w:date="2021-05-31T19:28:00Z">
        <w:r w:rsidR="009C6A61">
          <w:rPr>
            <w:rFonts w:ascii="Times New Roman" w:eastAsia="Times New Roman" w:hAnsi="Times New Roman" w:cs="Times New Roman"/>
            <w:sz w:val="24"/>
            <w:szCs w:val="24"/>
          </w:rPr>
          <w:t>.</w:t>
        </w:r>
      </w:ins>
      <w:del w:id="556" w:author="muyaguari@yahoo.com" w:date="2021-05-31T19:28:00Z">
        <w:r w:rsidDel="009C6A61">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w:t>
      </w:r>
      <w:commentRangeEnd w:id="547"/>
      <w:r w:rsidR="003177D0">
        <w:rPr>
          <w:rStyle w:val="CommentReference"/>
        </w:rPr>
        <w:commentReference w:id="547"/>
      </w:r>
      <w:ins w:id="557" w:author="muyaguari@yahoo.com" w:date="2021-05-31T19:28:00Z">
        <w:r w:rsidR="009C6A61">
          <w:rPr>
            <w:rFonts w:ascii="Times New Roman" w:eastAsia="Times New Roman" w:hAnsi="Times New Roman" w:cs="Times New Roman"/>
            <w:sz w:val="24"/>
            <w:szCs w:val="24"/>
          </w:rPr>
          <w:t>T</w:t>
        </w:r>
      </w:ins>
      <w:del w:id="558" w:author="muyaguari@yahoo.com" w:date="2021-05-31T19:28:00Z">
        <w:r w:rsidDel="009C6A61">
          <w:rPr>
            <w:rFonts w:ascii="Times New Roman" w:eastAsia="Times New Roman" w:hAnsi="Times New Roman" w:cs="Times New Roman"/>
            <w:sz w:val="24"/>
            <w:szCs w:val="24"/>
          </w:rPr>
          <w:delText>t</w:delText>
        </w:r>
      </w:del>
      <w:r>
        <w:rPr>
          <w:rFonts w:ascii="Times New Roman" w:eastAsia="Times New Roman" w:hAnsi="Times New Roman" w:cs="Times New Roman"/>
          <w:sz w:val="24"/>
          <w:szCs w:val="24"/>
        </w:rPr>
        <w:t xml:space="preserve">he highest levels </w:t>
      </w:r>
      <w:ins w:id="559" w:author="muyaguari@yahoo.com" w:date="2021-05-31T20:03:00Z">
        <w:r w:rsidR="00021222">
          <w:rPr>
            <w:rFonts w:ascii="Times New Roman" w:eastAsia="Times New Roman" w:hAnsi="Times New Roman" w:cs="Times New Roman"/>
            <w:sz w:val="24"/>
            <w:szCs w:val="24"/>
          </w:rPr>
          <w:t xml:space="preserve">of FC </w:t>
        </w:r>
      </w:ins>
      <w:r>
        <w:rPr>
          <w:rFonts w:ascii="Times New Roman" w:eastAsia="Times New Roman" w:hAnsi="Times New Roman" w:cs="Times New Roman"/>
          <w:sz w:val="24"/>
          <w:szCs w:val="24"/>
        </w:rPr>
        <w:t xml:space="preserve">were </w:t>
      </w:r>
      <w:del w:id="560" w:author="muyaguari@yahoo.com" w:date="2021-05-31T19:28:00Z">
        <w:r w:rsidDel="009C6A61">
          <w:rPr>
            <w:rFonts w:ascii="Times New Roman" w:eastAsia="Times New Roman" w:hAnsi="Times New Roman" w:cs="Times New Roman"/>
            <w:sz w:val="24"/>
            <w:szCs w:val="24"/>
          </w:rPr>
          <w:delText xml:space="preserve">showed </w:delText>
        </w:r>
      </w:del>
      <w:ins w:id="561" w:author="muyaguari@yahoo.com" w:date="2021-05-31T19:28:00Z">
        <w:r w:rsidR="009C6A61">
          <w:rPr>
            <w:rFonts w:ascii="Times New Roman" w:eastAsia="Times New Roman" w:hAnsi="Times New Roman" w:cs="Times New Roman"/>
            <w:sz w:val="24"/>
            <w:szCs w:val="24"/>
          </w:rPr>
          <w:t xml:space="preserve">observed </w:t>
        </w:r>
      </w:ins>
      <w:del w:id="562" w:author="muyaguari@yahoo.com" w:date="2021-05-31T19:30:00Z">
        <w:r w:rsidDel="009C6A61">
          <w:rPr>
            <w:rFonts w:ascii="Times New Roman" w:eastAsia="Times New Roman" w:hAnsi="Times New Roman" w:cs="Times New Roman"/>
            <w:sz w:val="24"/>
            <w:szCs w:val="24"/>
          </w:rPr>
          <w:delText xml:space="preserve">in </w:delText>
        </w:r>
      </w:del>
      <w:ins w:id="563" w:author="muyaguari@yahoo.com" w:date="2021-05-31T19:30:00Z">
        <w:r w:rsidR="009C6A61">
          <w:rPr>
            <w:rFonts w:ascii="Times New Roman" w:eastAsia="Times New Roman" w:hAnsi="Times New Roman" w:cs="Times New Roman"/>
            <w:sz w:val="24"/>
            <w:szCs w:val="24"/>
          </w:rPr>
          <w:t xml:space="preserve">during </w:t>
        </w:r>
      </w:ins>
      <w:r>
        <w:rPr>
          <w:rFonts w:ascii="Times New Roman" w:eastAsia="Times New Roman" w:hAnsi="Times New Roman" w:cs="Times New Roman"/>
          <w:sz w:val="24"/>
          <w:szCs w:val="24"/>
        </w:rPr>
        <w:t xml:space="preserve">the </w:t>
      </w:r>
      <w:ins w:id="564" w:author="muyaguari@yahoo.com" w:date="2021-05-31T19:30:00Z">
        <w:r w:rsidR="009C6A61">
          <w:rPr>
            <w:rFonts w:ascii="Times New Roman" w:eastAsia="Times New Roman" w:hAnsi="Times New Roman" w:cs="Times New Roman"/>
            <w:sz w:val="24"/>
            <w:szCs w:val="24"/>
          </w:rPr>
          <w:t xml:space="preserve">2020 </w:t>
        </w:r>
      </w:ins>
      <w:r>
        <w:rPr>
          <w:rFonts w:ascii="Times New Roman" w:eastAsia="Times New Roman" w:hAnsi="Times New Roman" w:cs="Times New Roman"/>
          <w:sz w:val="24"/>
          <w:szCs w:val="24"/>
        </w:rPr>
        <w:t xml:space="preserve">dry season </w:t>
      </w:r>
      <w:del w:id="565" w:author="muyaguari@yahoo.com" w:date="2021-05-31T20:02:00Z">
        <w:r w:rsidDel="00021222">
          <w:rPr>
            <w:rFonts w:ascii="Times New Roman" w:eastAsia="Times New Roman" w:hAnsi="Times New Roman" w:cs="Times New Roman"/>
            <w:sz w:val="24"/>
            <w:szCs w:val="24"/>
          </w:rPr>
          <w:delText xml:space="preserve">in Santa Elena and Playas </w:delText>
        </w:r>
      </w:del>
      <w:del w:id="566" w:author="muyaguari@yahoo.com" w:date="2021-05-31T19:30:00Z">
        <w:r w:rsidDel="009C6A61">
          <w:rPr>
            <w:rFonts w:ascii="Times New Roman" w:eastAsia="Times New Roman" w:hAnsi="Times New Roman" w:cs="Times New Roman"/>
            <w:sz w:val="24"/>
            <w:szCs w:val="24"/>
          </w:rPr>
          <w:delText xml:space="preserve">during 2020 </w:delText>
        </w:r>
      </w:del>
      <w:del w:id="567" w:author="muyaguari@yahoo.com" w:date="2021-05-31T20:02:00Z">
        <w:r w:rsidDel="00021222">
          <w:rPr>
            <w:rFonts w:ascii="Times New Roman" w:eastAsia="Times New Roman" w:hAnsi="Times New Roman" w:cs="Times New Roman"/>
            <w:sz w:val="24"/>
            <w:szCs w:val="24"/>
          </w:rPr>
          <w:delText xml:space="preserve">with </w:delText>
        </w:r>
      </w:del>
      <w:del w:id="568" w:author="muyaguari@yahoo.com" w:date="2021-05-31T20:03:00Z">
        <w:r w:rsidDel="00021222">
          <w:rPr>
            <w:rFonts w:ascii="Times New Roman" w:eastAsia="Times New Roman" w:hAnsi="Times New Roman" w:cs="Times New Roman"/>
            <w:sz w:val="24"/>
            <w:szCs w:val="24"/>
          </w:rPr>
          <w:delText xml:space="preserve">maximum levels of FC </w:delText>
        </w:r>
      </w:del>
      <w:del w:id="569" w:author="muyaguari@yahoo.com" w:date="2021-05-31T20:01:00Z">
        <w:r w:rsidDel="00021222">
          <w:rPr>
            <w:rFonts w:ascii="Times New Roman" w:eastAsia="Times New Roman" w:hAnsi="Times New Roman" w:cs="Times New Roman"/>
            <w:sz w:val="24"/>
            <w:szCs w:val="24"/>
          </w:rPr>
          <w:delText xml:space="preserve">from </w:delText>
        </w:r>
      </w:del>
      <w:ins w:id="570" w:author="muyaguari@yahoo.com" w:date="2021-05-31T20:03:00Z">
        <w:r w:rsidR="00021222">
          <w:rPr>
            <w:rFonts w:ascii="Times New Roman" w:eastAsia="Times New Roman" w:hAnsi="Times New Roman" w:cs="Times New Roman"/>
            <w:sz w:val="24"/>
            <w:szCs w:val="24"/>
          </w:rPr>
          <w:t>with values of</w:t>
        </w:r>
      </w:ins>
      <w:ins w:id="571" w:author="muyaguari@yahoo.com" w:date="2021-05-31T20:01:00Z">
        <w:r w:rsidR="00021222">
          <w:rPr>
            <w:rFonts w:ascii="Times New Roman" w:eastAsia="Times New Roman" w:hAnsi="Times New Roman" w:cs="Times New Roman"/>
            <w:sz w:val="24"/>
            <w:szCs w:val="24"/>
          </w:rPr>
          <w:t xml:space="preserve"> </w:t>
        </w:r>
      </w:ins>
      <w:ins w:id="572" w:author="muyaguari@yahoo.com" w:date="2021-05-28T20:10:00Z">
        <w:r w:rsidR="00FB7D3D">
          <w:rPr>
            <w:rFonts w:ascii="Times New Roman" w:eastAsia="Times New Roman" w:hAnsi="Times New Roman" w:cs="Times New Roman"/>
            <w:sz w:val="24"/>
            <w:szCs w:val="24"/>
          </w:rPr>
          <w:t>9.2 x 10</w:t>
        </w:r>
        <w:r w:rsidR="00FB7D3D">
          <w:rPr>
            <w:rFonts w:ascii="Times New Roman" w:eastAsia="Times New Roman" w:hAnsi="Times New Roman" w:cs="Times New Roman"/>
            <w:sz w:val="24"/>
            <w:szCs w:val="24"/>
            <w:vertAlign w:val="superscript"/>
          </w:rPr>
          <w:t>6</w:t>
        </w:r>
      </w:ins>
      <w:del w:id="573" w:author="muyaguari@yahoo.com" w:date="2021-05-28T20:10:00Z">
        <w:r w:rsidDel="00FB7D3D">
          <w:rPr>
            <w:rFonts w:ascii="Times New Roman" w:eastAsia="Times New Roman" w:hAnsi="Times New Roman" w:cs="Times New Roman"/>
            <w:sz w:val="24"/>
            <w:szCs w:val="24"/>
          </w:rPr>
          <w:delText>9200000</w:delText>
        </w:r>
      </w:del>
      <w:r>
        <w:rPr>
          <w:rFonts w:ascii="Times New Roman" w:eastAsia="Times New Roman" w:hAnsi="Times New Roman" w:cs="Times New Roman"/>
          <w:sz w:val="24"/>
          <w:szCs w:val="24"/>
        </w:rPr>
        <w:t xml:space="preserve"> NMP/100</w:t>
      </w:r>
      <w:ins w:id="574" w:author="muyaguari@yahoo.com" w:date="2021-05-31T19:58:00Z">
        <w:r w:rsidR="003177D0">
          <w:rPr>
            <w:rFonts w:ascii="Times New Roman" w:eastAsia="Times New Roman" w:hAnsi="Times New Roman" w:cs="Times New Roman"/>
            <w:sz w:val="24"/>
            <w:szCs w:val="24"/>
          </w:rPr>
          <w:t xml:space="preserve"> </w:t>
        </w:r>
      </w:ins>
      <w:commentRangeStart w:id="575"/>
      <w:r>
        <w:rPr>
          <w:rFonts w:ascii="Times New Roman" w:eastAsia="Times New Roman" w:hAnsi="Times New Roman" w:cs="Times New Roman"/>
          <w:sz w:val="24"/>
          <w:szCs w:val="24"/>
        </w:rPr>
        <w:t>m</w:t>
      </w:r>
      <w:ins w:id="576" w:author="muyaguari@yahoo.com" w:date="2021-05-31T19:59:00Z">
        <w:r w:rsidR="003177D0">
          <w:rPr>
            <w:rFonts w:ascii="Times New Roman" w:eastAsia="Times New Roman" w:hAnsi="Times New Roman" w:cs="Times New Roman"/>
            <w:sz w:val="24"/>
            <w:szCs w:val="24"/>
          </w:rPr>
          <w:t>L</w:t>
        </w:r>
        <w:commentRangeEnd w:id="575"/>
        <w:r w:rsidR="003177D0">
          <w:rPr>
            <w:rStyle w:val="CommentReference"/>
          </w:rPr>
          <w:commentReference w:id="575"/>
        </w:r>
      </w:ins>
      <w:del w:id="577" w:author="muyaguari@yahoo.com" w:date="2021-05-31T19:59:00Z">
        <w:r w:rsidDel="003177D0">
          <w:rPr>
            <w:rFonts w:ascii="Times New Roman" w:eastAsia="Times New Roman" w:hAnsi="Times New Roman" w:cs="Times New Roman"/>
            <w:sz w:val="24"/>
            <w:szCs w:val="24"/>
          </w:rPr>
          <w:delText>l</w:delText>
        </w:r>
      </w:del>
      <w:r>
        <w:rPr>
          <w:rFonts w:ascii="Times New Roman" w:eastAsia="Times New Roman" w:hAnsi="Times New Roman" w:cs="Times New Roman"/>
          <w:sz w:val="24"/>
          <w:szCs w:val="24"/>
        </w:rPr>
        <w:t xml:space="preserve"> </w:t>
      </w:r>
      <w:ins w:id="578" w:author="muyaguari@yahoo.com" w:date="2021-05-31T20:03:00Z">
        <w:r w:rsidR="00021222">
          <w:rPr>
            <w:rFonts w:ascii="Times New Roman" w:eastAsia="Times New Roman" w:hAnsi="Times New Roman" w:cs="Times New Roman"/>
            <w:sz w:val="24"/>
            <w:szCs w:val="24"/>
          </w:rPr>
          <w:t>and 1.2 x 10</w:t>
        </w:r>
        <w:r w:rsidR="00021222">
          <w:rPr>
            <w:rFonts w:ascii="Times New Roman" w:eastAsia="Times New Roman" w:hAnsi="Times New Roman" w:cs="Times New Roman"/>
            <w:sz w:val="24"/>
            <w:szCs w:val="24"/>
            <w:vertAlign w:val="superscript"/>
          </w:rPr>
          <w:t>5</w:t>
        </w:r>
        <w:r w:rsidR="00021222">
          <w:rPr>
            <w:rFonts w:ascii="Times New Roman" w:eastAsia="Times New Roman" w:hAnsi="Times New Roman" w:cs="Times New Roman"/>
            <w:sz w:val="24"/>
            <w:szCs w:val="24"/>
          </w:rPr>
          <w:t xml:space="preserve"> NMP/100 mL </w:t>
        </w:r>
      </w:ins>
      <w:del w:id="579" w:author="muyaguari@yahoo.com" w:date="2021-05-31T20:01:00Z">
        <w:r w:rsidDel="00021222">
          <w:rPr>
            <w:rFonts w:ascii="Times New Roman" w:eastAsia="Times New Roman" w:hAnsi="Times New Roman" w:cs="Times New Roman"/>
            <w:sz w:val="24"/>
            <w:szCs w:val="24"/>
          </w:rPr>
          <w:delText xml:space="preserve">in </w:delText>
        </w:r>
      </w:del>
      <w:ins w:id="580" w:author="muyaguari@yahoo.com" w:date="2021-05-31T20:01:00Z">
        <w:r w:rsidR="00021222">
          <w:rPr>
            <w:rFonts w:ascii="Times New Roman" w:eastAsia="Times New Roman" w:hAnsi="Times New Roman" w:cs="Times New Roman"/>
            <w:sz w:val="24"/>
            <w:szCs w:val="24"/>
          </w:rPr>
          <w:t xml:space="preserve">at </w:t>
        </w:r>
      </w:ins>
      <w:r>
        <w:rPr>
          <w:rFonts w:ascii="Times New Roman" w:eastAsia="Times New Roman" w:hAnsi="Times New Roman" w:cs="Times New Roman"/>
          <w:sz w:val="24"/>
          <w:szCs w:val="24"/>
        </w:rPr>
        <w:t xml:space="preserve">the </w:t>
      </w:r>
      <w:del w:id="581" w:author="muyaguari@yahoo.com" w:date="2021-05-31T20:01:00Z">
        <w:r w:rsidDel="00021222">
          <w:rPr>
            <w:rFonts w:ascii="Times New Roman" w:eastAsia="Times New Roman" w:hAnsi="Times New Roman" w:cs="Times New Roman"/>
            <w:sz w:val="24"/>
            <w:szCs w:val="24"/>
          </w:rPr>
          <w:delText xml:space="preserve">entrance </w:delText>
        </w:r>
      </w:del>
      <w:ins w:id="582" w:author="muyaguari@yahoo.com" w:date="2021-05-31T20:01:00Z">
        <w:r w:rsidR="00021222">
          <w:rPr>
            <w:rFonts w:ascii="Times New Roman" w:eastAsia="Times New Roman" w:hAnsi="Times New Roman" w:cs="Times New Roman"/>
            <w:sz w:val="24"/>
            <w:szCs w:val="24"/>
          </w:rPr>
          <w:t>influent</w:t>
        </w:r>
      </w:ins>
      <w:ins w:id="583" w:author="muyaguari@yahoo.com" w:date="2021-05-31T20:02:00Z">
        <w:r w:rsidR="00021222">
          <w:rPr>
            <w:rFonts w:ascii="Times New Roman" w:eastAsia="Times New Roman" w:hAnsi="Times New Roman" w:cs="Times New Roman"/>
            <w:sz w:val="24"/>
            <w:szCs w:val="24"/>
          </w:rPr>
          <w:t>s</w:t>
        </w:r>
      </w:ins>
      <w:ins w:id="584" w:author="muyaguari@yahoo.com" w:date="2021-05-31T20:01:00Z">
        <w:r w:rsidR="00021222">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of </w:t>
      </w:r>
      <w:commentRangeStart w:id="585"/>
      <w:del w:id="586" w:author="muyaguari@yahoo.com" w:date="2021-05-31T20:04:00Z">
        <w:r w:rsidDel="00021222">
          <w:rPr>
            <w:rFonts w:ascii="Times New Roman" w:eastAsia="Times New Roman" w:hAnsi="Times New Roman" w:cs="Times New Roman"/>
            <w:sz w:val="24"/>
            <w:szCs w:val="24"/>
          </w:rPr>
          <w:delText xml:space="preserve">WPT </w:delText>
        </w:r>
      </w:del>
      <w:commentRangeEnd w:id="585"/>
      <w:r w:rsidR="00021222">
        <w:rPr>
          <w:rStyle w:val="CommentReference"/>
        </w:rPr>
        <w:commentReference w:id="585"/>
      </w:r>
      <w:del w:id="587" w:author="muyaguari@yahoo.com" w:date="2021-05-31T20:05:00Z">
        <w:r w:rsidDel="00021222">
          <w:rPr>
            <w:rFonts w:ascii="Times New Roman" w:eastAsia="Times New Roman" w:hAnsi="Times New Roman" w:cs="Times New Roman"/>
            <w:sz w:val="24"/>
            <w:szCs w:val="24"/>
          </w:rPr>
          <w:delText xml:space="preserve">from </w:delText>
        </w:r>
      </w:del>
      <w:r>
        <w:rPr>
          <w:rFonts w:ascii="Times New Roman" w:eastAsia="Times New Roman" w:hAnsi="Times New Roman" w:cs="Times New Roman"/>
          <w:sz w:val="24"/>
          <w:szCs w:val="24"/>
        </w:rPr>
        <w:t>Santa</w:t>
      </w:r>
      <w:del w:id="588" w:author="muyaguari@yahoo.com" w:date="2021-05-31T19:28:00Z">
        <w:r w:rsidDel="009C6A61">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 Elena and </w:t>
      </w:r>
      <w:del w:id="589" w:author="muyaguari@yahoo.com" w:date="2021-05-28T20:10:00Z">
        <w:r w:rsidDel="00FB7D3D">
          <w:rPr>
            <w:rFonts w:ascii="Times New Roman" w:eastAsia="Times New Roman" w:hAnsi="Times New Roman" w:cs="Times New Roman"/>
            <w:sz w:val="24"/>
            <w:szCs w:val="24"/>
          </w:rPr>
          <w:delText>120000</w:delText>
        </w:r>
      </w:del>
      <w:del w:id="590" w:author="muyaguari@yahoo.com" w:date="2021-05-31T20:03:00Z">
        <w:r w:rsidDel="00021222">
          <w:rPr>
            <w:rFonts w:ascii="Times New Roman" w:eastAsia="Times New Roman" w:hAnsi="Times New Roman" w:cs="Times New Roman"/>
            <w:sz w:val="24"/>
            <w:szCs w:val="24"/>
          </w:rPr>
          <w:delText xml:space="preserve"> NMP/100 m</w:delText>
        </w:r>
      </w:del>
      <w:del w:id="591" w:author="muyaguari@yahoo.com" w:date="2021-05-31T19:59:00Z">
        <w:r w:rsidDel="003177D0">
          <w:rPr>
            <w:rFonts w:ascii="Times New Roman" w:eastAsia="Times New Roman" w:hAnsi="Times New Roman" w:cs="Times New Roman"/>
            <w:sz w:val="24"/>
            <w:szCs w:val="24"/>
          </w:rPr>
          <w:delText>l</w:delText>
        </w:r>
      </w:del>
      <w:del w:id="592" w:author="muyaguari@yahoo.com" w:date="2021-05-31T20:03:00Z">
        <w:r w:rsidDel="00021222">
          <w:rPr>
            <w:rFonts w:ascii="Times New Roman" w:eastAsia="Times New Roman" w:hAnsi="Times New Roman" w:cs="Times New Roman"/>
            <w:sz w:val="24"/>
            <w:szCs w:val="24"/>
          </w:rPr>
          <w:delText xml:space="preserve"> </w:delText>
        </w:r>
      </w:del>
      <w:del w:id="593" w:author="muyaguari@yahoo.com" w:date="2021-05-31T20:04:00Z">
        <w:r w:rsidDel="00021222">
          <w:rPr>
            <w:rFonts w:ascii="Times New Roman" w:eastAsia="Times New Roman" w:hAnsi="Times New Roman" w:cs="Times New Roman"/>
            <w:sz w:val="24"/>
            <w:szCs w:val="24"/>
          </w:rPr>
          <w:delText xml:space="preserve">in </w:delText>
        </w:r>
      </w:del>
      <w:r>
        <w:rPr>
          <w:rFonts w:ascii="Times New Roman" w:eastAsia="Times New Roman" w:hAnsi="Times New Roman" w:cs="Times New Roman"/>
          <w:sz w:val="24"/>
          <w:szCs w:val="24"/>
        </w:rPr>
        <w:t>Playas</w:t>
      </w:r>
      <w:ins w:id="594" w:author="muyaguari@yahoo.com" w:date="2021-05-31T20:04:00Z">
        <w:r w:rsidR="00021222" w:rsidRPr="00021222">
          <w:rPr>
            <w:rFonts w:ascii="Times New Roman" w:eastAsia="Times New Roman" w:hAnsi="Times New Roman" w:cs="Times New Roman"/>
            <w:sz w:val="24"/>
            <w:szCs w:val="24"/>
          </w:rPr>
          <w:t xml:space="preserve"> </w:t>
        </w:r>
        <w:r w:rsidR="00021222">
          <w:rPr>
            <w:rFonts w:ascii="Times New Roman" w:eastAsia="Times New Roman" w:hAnsi="Times New Roman" w:cs="Times New Roman"/>
            <w:sz w:val="24"/>
            <w:szCs w:val="24"/>
          </w:rPr>
          <w:t>WWTPs, respectively.</w:t>
        </w:r>
      </w:ins>
      <w:r>
        <w:rPr>
          <w:rFonts w:ascii="Times New Roman" w:eastAsia="Times New Roman" w:hAnsi="Times New Roman" w:cs="Times New Roman"/>
          <w:sz w:val="24"/>
          <w:szCs w:val="24"/>
        </w:rPr>
        <w:t xml:space="preserve"> </w:t>
      </w:r>
      <w:commentRangeStart w:id="595"/>
      <w:ins w:id="596" w:author="muyaguari@yahoo.com" w:date="2021-05-31T20:28:00Z">
        <w:r w:rsidR="00057B46">
          <w:rPr>
            <w:rFonts w:ascii="Times New Roman" w:eastAsia="Times New Roman" w:hAnsi="Times New Roman" w:cs="Times New Roman"/>
            <w:sz w:val="24"/>
            <w:szCs w:val="24"/>
          </w:rPr>
          <w:t xml:space="preserve">These results may reflect </w:t>
        </w:r>
      </w:ins>
      <w:del w:id="597" w:author="muyaguari@yahoo.com" w:date="2021-05-31T20:28:00Z">
        <w:r w:rsidDel="00057B46">
          <w:rPr>
            <w:rFonts w:ascii="Times New Roman" w:eastAsia="Times New Roman" w:hAnsi="Times New Roman" w:cs="Times New Roman"/>
            <w:sz w:val="24"/>
            <w:szCs w:val="24"/>
          </w:rPr>
          <w:delText xml:space="preserve">due </w:delText>
        </w:r>
      </w:del>
      <w:ins w:id="598" w:author="muyaguari@yahoo.com" w:date="2021-05-31T20:28:00Z">
        <w:r w:rsidR="00057B46">
          <w:rPr>
            <w:rFonts w:ascii="Times New Roman" w:eastAsia="Times New Roman" w:hAnsi="Times New Roman" w:cs="Times New Roman"/>
            <w:sz w:val="24"/>
            <w:szCs w:val="24"/>
          </w:rPr>
          <w:t xml:space="preserve">the lockdown imposed by the government of </w:t>
        </w:r>
      </w:ins>
    </w:p>
    <w:p w14:paraId="683DFC3B" w14:textId="3D064F6C" w:rsidR="0040310E" w:rsidDel="00057B46" w:rsidRDefault="00057B46">
      <w:pPr>
        <w:spacing w:line="240" w:lineRule="auto"/>
        <w:jc w:val="both"/>
        <w:rPr>
          <w:del w:id="599" w:author="muyaguari@yahoo.com" w:date="2021-05-31T20:28:00Z"/>
          <w:rFonts w:ascii="Times New Roman" w:eastAsia="Times New Roman" w:hAnsi="Times New Roman" w:cs="Times New Roman"/>
          <w:sz w:val="24"/>
          <w:szCs w:val="24"/>
        </w:rPr>
      </w:pPr>
      <w:ins w:id="600" w:author="muyaguari@yahoo.com" w:date="2021-05-31T20:28:00Z">
        <w:r>
          <w:rPr>
            <w:rFonts w:ascii="Times New Roman" w:eastAsia="Times New Roman" w:hAnsi="Times New Roman" w:cs="Times New Roman"/>
            <w:sz w:val="24"/>
            <w:szCs w:val="24"/>
          </w:rPr>
          <w:t xml:space="preserve">Ecuador </w:t>
        </w:r>
      </w:ins>
      <w:ins w:id="601" w:author="muyaguari@yahoo.com" w:date="2021-05-31T20:29:00Z">
        <w:r>
          <w:rPr>
            <w:rFonts w:ascii="Times New Roman" w:eastAsia="Times New Roman" w:hAnsi="Times New Roman" w:cs="Times New Roman"/>
            <w:sz w:val="24"/>
            <w:szCs w:val="24"/>
          </w:rPr>
          <w:t>during the</w:t>
        </w:r>
      </w:ins>
      <w:ins w:id="602" w:author="muyaguari@yahoo.com" w:date="2021-05-31T20:28:00Z">
        <w:r>
          <w:rPr>
            <w:rFonts w:ascii="Times New Roman" w:eastAsia="Times New Roman" w:hAnsi="Times New Roman" w:cs="Times New Roman"/>
            <w:sz w:val="24"/>
            <w:szCs w:val="24"/>
          </w:rPr>
          <w:t xml:space="preserve"> COVID-19 pandemic. </w:t>
        </w:r>
      </w:ins>
      <w:commentRangeEnd w:id="595"/>
      <w:ins w:id="603" w:author="muyaguari@yahoo.com" w:date="2021-05-31T20:30:00Z">
        <w:r>
          <w:rPr>
            <w:rStyle w:val="CommentReference"/>
          </w:rPr>
          <w:commentReference w:id="595"/>
        </w:r>
        <w:r>
          <w:rPr>
            <w:rFonts w:ascii="Times New Roman" w:eastAsia="Times New Roman" w:hAnsi="Times New Roman" w:cs="Times New Roman"/>
            <w:sz w:val="24"/>
            <w:szCs w:val="24"/>
          </w:rPr>
          <w:t xml:space="preserve">Moreover, </w:t>
        </w:r>
      </w:ins>
      <w:del w:id="604" w:author="muyaguari@yahoo.com" w:date="2021-05-31T20:30:00Z">
        <w:r w:rsidR="00716926" w:rsidDel="00057B46">
          <w:rPr>
            <w:rFonts w:ascii="Times New Roman" w:eastAsia="Times New Roman" w:hAnsi="Times New Roman" w:cs="Times New Roman"/>
            <w:sz w:val="24"/>
            <w:szCs w:val="24"/>
          </w:rPr>
          <w:delText xml:space="preserve">all populations should be stay at home for a long time by the </w:delText>
        </w:r>
      </w:del>
      <w:del w:id="605" w:author="muyaguari@yahoo.com" w:date="2021-05-31T20:29:00Z">
        <w:r w:rsidR="00716926" w:rsidDel="00057B46">
          <w:rPr>
            <w:rFonts w:ascii="Times New Roman" w:eastAsia="Times New Roman" w:hAnsi="Times New Roman" w:cs="Times New Roman"/>
            <w:sz w:val="24"/>
            <w:szCs w:val="24"/>
          </w:rPr>
          <w:delText>restriction of mobility in public sectors including coastal to</w:delText>
        </w:r>
      </w:del>
      <w:del w:id="606" w:author="muyaguari@yahoo.com" w:date="2021-05-31T20:30:00Z">
        <w:r w:rsidR="00716926" w:rsidDel="00057B46">
          <w:rPr>
            <w:rFonts w:ascii="Times New Roman" w:eastAsia="Times New Roman" w:hAnsi="Times New Roman" w:cs="Times New Roman"/>
            <w:sz w:val="24"/>
            <w:szCs w:val="24"/>
          </w:rPr>
          <w:delText xml:space="preserve">wns imposed </w:delText>
        </w:r>
      </w:del>
      <w:del w:id="607" w:author="muyaguari@yahoo.com" w:date="2021-05-31T20:28:00Z">
        <w:r w:rsidR="00716926" w:rsidDel="00057B46">
          <w:rPr>
            <w:rFonts w:ascii="Times New Roman" w:eastAsia="Times New Roman" w:hAnsi="Times New Roman" w:cs="Times New Roman"/>
            <w:sz w:val="24"/>
            <w:szCs w:val="24"/>
          </w:rPr>
          <w:delText xml:space="preserve">by the government of </w:delText>
        </w:r>
      </w:del>
    </w:p>
    <w:p w14:paraId="000000D1" w14:textId="0E27636E" w:rsidR="00E85944" w:rsidRDefault="00716926" w:rsidP="00057B46">
      <w:pPr>
        <w:spacing w:line="240" w:lineRule="auto"/>
        <w:jc w:val="both"/>
        <w:rPr>
          <w:rFonts w:ascii="Times New Roman" w:eastAsia="Times New Roman" w:hAnsi="Times New Roman" w:cs="Times New Roman"/>
          <w:color w:val="FF0000"/>
          <w:sz w:val="24"/>
          <w:szCs w:val="24"/>
        </w:rPr>
      </w:pPr>
      <w:del w:id="608" w:author="muyaguari@yahoo.com" w:date="2021-05-31T20:28:00Z">
        <w:r w:rsidDel="00057B46">
          <w:rPr>
            <w:rFonts w:ascii="Times New Roman" w:eastAsia="Times New Roman" w:hAnsi="Times New Roman" w:cs="Times New Roman"/>
            <w:sz w:val="24"/>
            <w:szCs w:val="24"/>
          </w:rPr>
          <w:delText xml:space="preserve">Ecuador by </w:delText>
        </w:r>
      </w:del>
      <w:del w:id="609" w:author="muyaguari@yahoo.com" w:date="2021-05-28T20:18:00Z">
        <w:r w:rsidDel="00D5112C">
          <w:rPr>
            <w:rFonts w:ascii="Times New Roman" w:eastAsia="Times New Roman" w:hAnsi="Times New Roman" w:cs="Times New Roman"/>
            <w:sz w:val="24"/>
            <w:szCs w:val="24"/>
          </w:rPr>
          <w:delText>covid 19 pandemy</w:delText>
        </w:r>
      </w:del>
      <w:del w:id="610" w:author="muyaguari@yahoo.com" w:date="2021-05-31T20:28:00Z">
        <w:r w:rsidDel="00057B46">
          <w:rPr>
            <w:rFonts w:ascii="Times New Roman" w:eastAsia="Times New Roman" w:hAnsi="Times New Roman" w:cs="Times New Roman"/>
            <w:sz w:val="24"/>
            <w:szCs w:val="24"/>
          </w:rPr>
          <w:delText xml:space="preserve">. </w:delText>
        </w:r>
      </w:del>
      <w:ins w:id="611" w:author="muyaguari@yahoo.com" w:date="2021-05-31T20:30:00Z">
        <w:r w:rsidR="00057B46">
          <w:rPr>
            <w:rFonts w:ascii="Times New Roman" w:eastAsia="Times New Roman" w:hAnsi="Times New Roman" w:cs="Times New Roman"/>
            <w:sz w:val="24"/>
            <w:szCs w:val="24"/>
          </w:rPr>
          <w:t>t</w:t>
        </w:r>
      </w:ins>
      <w:del w:id="612" w:author="muyaguari@yahoo.com" w:date="2021-05-31T20:30:00Z">
        <w:r w:rsidDel="00057B46">
          <w:rPr>
            <w:rFonts w:ascii="Times New Roman" w:eastAsia="Times New Roman" w:hAnsi="Times New Roman" w:cs="Times New Roman"/>
            <w:sz w:val="24"/>
            <w:szCs w:val="24"/>
          </w:rPr>
          <w:delText>T</w:delText>
        </w:r>
      </w:del>
      <w:r>
        <w:rPr>
          <w:rFonts w:ascii="Times New Roman" w:eastAsia="Times New Roman" w:hAnsi="Times New Roman" w:cs="Times New Roman"/>
          <w:sz w:val="24"/>
          <w:szCs w:val="24"/>
        </w:rPr>
        <w:t xml:space="preserve">he </w:t>
      </w:r>
      <w:ins w:id="613" w:author="muyaguari@yahoo.com" w:date="2021-05-31T20:13:00Z">
        <w:r w:rsidR="00057B46">
          <w:rPr>
            <w:rFonts w:ascii="Times New Roman" w:eastAsia="Times New Roman" w:hAnsi="Times New Roman" w:cs="Times New Roman"/>
            <w:sz w:val="24"/>
            <w:szCs w:val="24"/>
          </w:rPr>
          <w:t>microbiological</w:t>
        </w:r>
      </w:ins>
      <w:del w:id="614" w:author="muyaguari@yahoo.com" w:date="2021-05-31T20:13:00Z">
        <w:r w:rsidDel="00057B46">
          <w:rPr>
            <w:rFonts w:ascii="Times New Roman" w:eastAsia="Times New Roman" w:hAnsi="Times New Roman" w:cs="Times New Roman"/>
            <w:sz w:val="24"/>
            <w:szCs w:val="24"/>
          </w:rPr>
          <w:delText>main microbiological, physical and chemical</w:delText>
        </w:r>
      </w:del>
      <w:r>
        <w:rPr>
          <w:rFonts w:ascii="Times New Roman" w:eastAsia="Times New Roman" w:hAnsi="Times New Roman" w:cs="Times New Roman"/>
          <w:sz w:val="24"/>
          <w:szCs w:val="24"/>
        </w:rPr>
        <w:t xml:space="preserve"> </w:t>
      </w:r>
      <w:del w:id="615" w:author="muyaguari@yahoo.com" w:date="2021-05-31T20:13:00Z">
        <w:r w:rsidDel="00057B46">
          <w:rPr>
            <w:rFonts w:ascii="Times New Roman" w:eastAsia="Times New Roman" w:hAnsi="Times New Roman" w:cs="Times New Roman"/>
            <w:sz w:val="24"/>
            <w:szCs w:val="24"/>
          </w:rPr>
          <w:delText xml:space="preserve"> </w:delText>
        </w:r>
      </w:del>
      <w:del w:id="616" w:author="muyaguari@yahoo.com" w:date="2021-06-01T16:32:00Z">
        <w:r w:rsidDel="00293B7D">
          <w:rPr>
            <w:rFonts w:ascii="Times New Roman" w:eastAsia="Times New Roman" w:hAnsi="Times New Roman" w:cs="Times New Roman"/>
            <w:sz w:val="24"/>
            <w:szCs w:val="24"/>
          </w:rPr>
          <w:delText>parameters</w:delText>
        </w:r>
      </w:del>
      <w:ins w:id="617" w:author="muyaguari@yahoo.com" w:date="2021-06-01T16:32:00Z">
        <w:r w:rsidR="00293B7D">
          <w:rPr>
            <w:rFonts w:ascii="Times New Roman" w:eastAsia="Times New Roman" w:hAnsi="Times New Roman" w:cs="Times New Roman"/>
            <w:sz w:val="24"/>
            <w:szCs w:val="24"/>
          </w:rPr>
          <w:t>indicators</w:t>
        </w:r>
      </w:ins>
      <w:r>
        <w:rPr>
          <w:rFonts w:ascii="Times New Roman" w:eastAsia="Times New Roman" w:hAnsi="Times New Roman" w:cs="Times New Roman"/>
          <w:sz w:val="24"/>
          <w:szCs w:val="24"/>
        </w:rPr>
        <w:t xml:space="preserve"> </w:t>
      </w:r>
      <w:del w:id="618" w:author="muyaguari@yahoo.com" w:date="2021-05-31T20:13:00Z">
        <w:r w:rsidDel="00057B46">
          <w:rPr>
            <w:rFonts w:ascii="Times New Roman" w:eastAsia="Times New Roman" w:hAnsi="Times New Roman" w:cs="Times New Roman"/>
            <w:sz w:val="24"/>
            <w:szCs w:val="24"/>
          </w:rPr>
          <w:delText xml:space="preserve">in </w:delText>
        </w:r>
      </w:del>
      <w:ins w:id="619" w:author="muyaguari@yahoo.com" w:date="2021-05-31T20:13:00Z">
        <w:r w:rsidR="00057B46">
          <w:rPr>
            <w:rFonts w:ascii="Times New Roman" w:eastAsia="Times New Roman" w:hAnsi="Times New Roman" w:cs="Times New Roman"/>
            <w:sz w:val="24"/>
            <w:szCs w:val="24"/>
          </w:rPr>
          <w:t xml:space="preserve">of </w:t>
        </w:r>
      </w:ins>
      <w:ins w:id="620" w:author="muyaguari@yahoo.com" w:date="2021-06-01T16:32:00Z">
        <w:r w:rsidR="00293B7D">
          <w:rPr>
            <w:rFonts w:ascii="Times New Roman" w:eastAsia="Times New Roman" w:hAnsi="Times New Roman" w:cs="Times New Roman"/>
            <w:sz w:val="24"/>
            <w:szCs w:val="24"/>
          </w:rPr>
          <w:t xml:space="preserve">water quality from </w:t>
        </w:r>
      </w:ins>
      <w:del w:id="621" w:author="muyaguari@yahoo.com" w:date="2021-06-01T16:25:00Z">
        <w:r w:rsidRPr="001770B8" w:rsidDel="00E165AD">
          <w:rPr>
            <w:rFonts w:ascii="Times New Roman" w:eastAsia="Times New Roman" w:hAnsi="Times New Roman" w:cs="Times New Roman"/>
            <w:sz w:val="24"/>
            <w:szCs w:val="24"/>
          </w:rPr>
          <w:delText xml:space="preserve">WPT </w:delText>
        </w:r>
      </w:del>
      <w:ins w:id="622" w:author="muyaguari@yahoo.com" w:date="2021-06-01T16:25:00Z">
        <w:r w:rsidR="00E165AD">
          <w:rPr>
            <w:rFonts w:ascii="Times New Roman" w:eastAsia="Times New Roman" w:hAnsi="Times New Roman" w:cs="Times New Roman"/>
            <w:sz w:val="24"/>
            <w:szCs w:val="24"/>
          </w:rPr>
          <w:t>WWTP</w:t>
        </w:r>
        <w:r w:rsidR="00E165AD" w:rsidRPr="001770B8">
          <w:rPr>
            <w:rFonts w:ascii="Times New Roman" w:eastAsia="Times New Roman" w:hAnsi="Times New Roman" w:cs="Times New Roman"/>
            <w:sz w:val="24"/>
            <w:szCs w:val="24"/>
          </w:rPr>
          <w:t xml:space="preserve"> </w:t>
        </w:r>
      </w:ins>
      <w:del w:id="623" w:author="muyaguari@yahoo.com" w:date="2021-06-01T16:25:00Z">
        <w:r w:rsidRPr="001770B8" w:rsidDel="00E165AD">
          <w:rPr>
            <w:rFonts w:ascii="Times New Roman" w:eastAsia="Times New Roman" w:hAnsi="Times New Roman" w:cs="Times New Roman"/>
            <w:sz w:val="24"/>
            <w:szCs w:val="24"/>
          </w:rPr>
          <w:delText xml:space="preserve">show </w:delText>
        </w:r>
      </w:del>
      <w:ins w:id="624" w:author="muyaguari@yahoo.com" w:date="2021-06-01T16:25:00Z">
        <w:r w:rsidR="00E165AD">
          <w:rPr>
            <w:rFonts w:ascii="Times New Roman" w:eastAsia="Times New Roman" w:hAnsi="Times New Roman" w:cs="Times New Roman"/>
            <w:sz w:val="24"/>
            <w:szCs w:val="24"/>
          </w:rPr>
          <w:t>depicted</w:t>
        </w:r>
        <w:r w:rsidR="00E165AD" w:rsidRPr="001770B8">
          <w:rPr>
            <w:rFonts w:ascii="Times New Roman" w:eastAsia="Times New Roman" w:hAnsi="Times New Roman" w:cs="Times New Roman"/>
            <w:sz w:val="24"/>
            <w:szCs w:val="24"/>
          </w:rPr>
          <w:t xml:space="preserve"> </w:t>
        </w:r>
      </w:ins>
      <w:r w:rsidRPr="001770B8">
        <w:rPr>
          <w:rFonts w:ascii="Times New Roman" w:eastAsia="Times New Roman" w:hAnsi="Times New Roman" w:cs="Times New Roman"/>
          <w:sz w:val="24"/>
          <w:szCs w:val="24"/>
        </w:rPr>
        <w:t>in table 2</w:t>
      </w:r>
      <w:ins w:id="625" w:author="muyaguari@yahoo.com" w:date="2021-06-01T16:25:00Z">
        <w:r w:rsidR="00E165AD">
          <w:rPr>
            <w:rFonts w:ascii="Times New Roman" w:eastAsia="Times New Roman" w:hAnsi="Times New Roman" w:cs="Times New Roman"/>
            <w:sz w:val="24"/>
            <w:szCs w:val="24"/>
          </w:rPr>
          <w:t xml:space="preserve"> is two-fold</w:t>
        </w:r>
      </w:ins>
      <w:del w:id="626" w:author="muyaguari@yahoo.com" w:date="2021-06-01T16:25:00Z">
        <w:r w:rsidRPr="001770B8" w:rsidDel="00E165AD">
          <w:rPr>
            <w:rFonts w:ascii="Times New Roman" w:eastAsia="Times New Roman" w:hAnsi="Times New Roman" w:cs="Times New Roman"/>
            <w:sz w:val="24"/>
            <w:szCs w:val="24"/>
          </w:rPr>
          <w:delText>,</w:delText>
        </w:r>
      </w:del>
      <w:r w:rsidRPr="001770B8">
        <w:rPr>
          <w:rFonts w:ascii="Times New Roman" w:eastAsia="Times New Roman" w:hAnsi="Times New Roman" w:cs="Times New Roman"/>
          <w:sz w:val="24"/>
          <w:szCs w:val="24"/>
        </w:rPr>
        <w:t xml:space="preserve"> </w:t>
      </w:r>
      <w:del w:id="627" w:author="muyaguari@yahoo.com" w:date="2021-06-01T16:25:00Z">
        <w:r w:rsidRPr="001770B8" w:rsidDel="00E165AD">
          <w:rPr>
            <w:rFonts w:ascii="Times New Roman" w:eastAsia="Times New Roman" w:hAnsi="Times New Roman" w:cs="Times New Roman"/>
            <w:sz w:val="24"/>
            <w:szCs w:val="24"/>
          </w:rPr>
          <w:delText xml:space="preserve">twices WPT </w:delText>
        </w:r>
        <w:r w:rsidDel="00E165AD">
          <w:rPr>
            <w:rFonts w:ascii="Times New Roman" w:eastAsia="Times New Roman" w:hAnsi="Times New Roman" w:cs="Times New Roman"/>
            <w:sz w:val="24"/>
            <w:szCs w:val="24"/>
          </w:rPr>
          <w:delText>showed</w:delText>
        </w:r>
      </w:del>
      <w:ins w:id="628" w:author="muyaguari@yahoo.com" w:date="2021-06-01T16:25:00Z">
        <w:r w:rsidR="00E165AD">
          <w:rPr>
            <w:rFonts w:ascii="Times New Roman" w:eastAsia="Times New Roman" w:hAnsi="Times New Roman" w:cs="Times New Roman"/>
            <w:sz w:val="24"/>
            <w:szCs w:val="24"/>
          </w:rPr>
          <w:t>the</w:t>
        </w:r>
      </w:ins>
      <w:r>
        <w:rPr>
          <w:rFonts w:ascii="Times New Roman" w:eastAsia="Times New Roman" w:hAnsi="Times New Roman" w:cs="Times New Roman"/>
          <w:sz w:val="24"/>
          <w:szCs w:val="24"/>
        </w:rPr>
        <w:t xml:space="preserve"> values</w:t>
      </w:r>
      <w:del w:id="629" w:author="muyaguari@yahoo.com" w:date="2021-05-31T20:14:00Z">
        <w:r w:rsidDel="00057B46">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 above the </w:t>
      </w:r>
      <w:ins w:id="630" w:author="muyaguari@yahoo.com" w:date="2021-06-01T18:10:00Z">
        <w:r w:rsidR="00251A7D" w:rsidRPr="00251A7D">
          <w:rPr>
            <w:rFonts w:ascii="Times New Roman" w:eastAsia="Times New Roman" w:hAnsi="Times New Roman" w:cs="Times New Roman"/>
            <w:sz w:val="24"/>
            <w:szCs w:val="24"/>
          </w:rPr>
          <w:t>permissible</w:t>
        </w:r>
        <w:r w:rsidR="00251A7D" w:rsidRPr="00251A7D" w:rsidDel="00251A7D">
          <w:rPr>
            <w:rFonts w:ascii="Times New Roman" w:eastAsia="Times New Roman" w:hAnsi="Times New Roman" w:cs="Times New Roman"/>
            <w:sz w:val="24"/>
            <w:szCs w:val="24"/>
          </w:rPr>
          <w:t xml:space="preserve"> </w:t>
        </w:r>
      </w:ins>
      <w:del w:id="631" w:author="muyaguari@yahoo.com" w:date="2021-06-01T18:10:00Z">
        <w:r w:rsidDel="00251A7D">
          <w:rPr>
            <w:rFonts w:ascii="Times New Roman" w:eastAsia="Times New Roman" w:hAnsi="Times New Roman" w:cs="Times New Roman"/>
            <w:sz w:val="24"/>
            <w:szCs w:val="24"/>
          </w:rPr>
          <w:delText xml:space="preserve">allowed </w:delText>
        </w:r>
      </w:del>
      <w:r>
        <w:rPr>
          <w:rFonts w:ascii="Times New Roman" w:eastAsia="Times New Roman" w:hAnsi="Times New Roman" w:cs="Times New Roman"/>
          <w:sz w:val="24"/>
          <w:szCs w:val="24"/>
        </w:rPr>
        <w:t>limit of 2000 MPN</w:t>
      </w:r>
      <w:del w:id="632" w:author="muyaguari@yahoo.com" w:date="2021-05-31T20:12:00Z">
        <w:r w:rsidDel="00057B46">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w:t>
      </w:r>
      <w:del w:id="633" w:author="muyaguari@yahoo.com" w:date="2021-05-31T20:13:00Z">
        <w:r w:rsidDel="00057B46">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100 mL </w:t>
      </w:r>
      <w:commentRangeStart w:id="634"/>
      <w:r w:rsidRPr="00293B7D">
        <w:rPr>
          <w:rFonts w:ascii="Times New Roman" w:eastAsia="Times New Roman" w:hAnsi="Times New Roman" w:cs="Times New Roman"/>
          <w:strike/>
          <w:sz w:val="24"/>
          <w:szCs w:val="24"/>
          <w:rPrChange w:id="635" w:author="muyaguari@yahoo.com" w:date="2021-06-01T16:33:00Z">
            <w:rPr>
              <w:rFonts w:ascii="Times New Roman" w:eastAsia="Times New Roman" w:hAnsi="Times New Roman" w:cs="Times New Roman"/>
              <w:sz w:val="24"/>
              <w:szCs w:val="24"/>
            </w:rPr>
          </w:rPrChange>
        </w:rPr>
        <w:t>for discharge from wastewaters to seawater in Ecuador</w:t>
      </w:r>
      <w:commentRangeEnd w:id="634"/>
      <w:r w:rsidR="00293B7D">
        <w:rPr>
          <w:rStyle w:val="CommentReference"/>
        </w:rPr>
        <w:commentReference w:id="634"/>
      </w:r>
      <w:r>
        <w:rPr>
          <w:rFonts w:ascii="Times New Roman" w:eastAsia="Times New Roman" w:hAnsi="Times New Roman" w:cs="Times New Roman"/>
          <w:sz w:val="24"/>
          <w:szCs w:val="24"/>
        </w:rPr>
        <w:t xml:space="preserve">. In contrast to the situation in the beaches, the SARS-CoV-2 virus was found in wastewater, possibly associated with high concentrations of fecal coliforms. </w:t>
      </w:r>
      <w:commentRangeStart w:id="636"/>
      <w:r w:rsidRPr="009232BC">
        <w:rPr>
          <w:rFonts w:ascii="Times New Roman" w:eastAsia="Times New Roman" w:hAnsi="Times New Roman" w:cs="Times New Roman"/>
          <w:sz w:val="24"/>
          <w:szCs w:val="24"/>
        </w:rPr>
        <w:t xml:space="preserve">The null hypothesis was verified, which indicated that the malfunction of the treatment plants results in the contamination of the marine water bodies. </w:t>
      </w:r>
      <w:commentRangeEnd w:id="636"/>
      <w:r w:rsidR="00251A7D">
        <w:rPr>
          <w:rStyle w:val="CommentReference"/>
        </w:rPr>
        <w:commentReference w:id="636"/>
      </w:r>
    </w:p>
    <w:p w14:paraId="000000D2" w14:textId="77777777" w:rsidR="00E85944" w:rsidRDefault="00716926">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SARS-CoV-2 Analysis</w:t>
      </w:r>
    </w:p>
    <w:p w14:paraId="000000D3" w14:textId="557D0903" w:rsidR="00E85944" w:rsidRDefault="00716926">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Two viral concentration methods evaluated, SMF and AlCl</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rPr>
        <w:t xml:space="preserve"> lead to detection of DENV-2 in all dilution tested suggesting these procedures are effective to adhere enveloped viruses such as coronaviruses. Given this result, and due to less </w:t>
      </w:r>
      <w:del w:id="637" w:author="muyaguari@yahoo.com" w:date="2021-06-01T19:27:00Z">
        <w:r w:rsidDel="00D216A5">
          <w:rPr>
            <w:rFonts w:ascii="Times New Roman" w:eastAsia="Times New Roman" w:hAnsi="Times New Roman" w:cs="Times New Roman"/>
            <w:color w:val="FF0000"/>
            <w:sz w:val="24"/>
            <w:szCs w:val="24"/>
          </w:rPr>
          <w:delText>xxx</w:delText>
        </w:r>
        <w:r w:rsidDel="00D216A5">
          <w:rPr>
            <w:rFonts w:ascii="Times New Roman" w:eastAsia="Times New Roman" w:hAnsi="Times New Roman" w:cs="Times New Roman"/>
            <w:sz w:val="24"/>
            <w:szCs w:val="24"/>
          </w:rPr>
          <w:delText xml:space="preserve"> </w:delText>
        </w:r>
      </w:del>
      <w:ins w:id="638" w:author="muyaguari@yahoo.com" w:date="2021-06-01T19:27:00Z">
        <w:r w:rsidR="00D216A5">
          <w:rPr>
            <w:rFonts w:ascii="Times New Roman" w:eastAsia="Times New Roman" w:hAnsi="Times New Roman" w:cs="Times New Roman"/>
            <w:color w:val="FF0000"/>
            <w:sz w:val="24"/>
            <w:szCs w:val="24"/>
          </w:rPr>
          <w:t>processing</w:t>
        </w:r>
        <w:r w:rsidR="00D216A5">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time</w:t>
      </w:r>
      <w:del w:id="639" w:author="muyaguari@yahoo.com" w:date="2021-06-01T19:28:00Z">
        <w:r w:rsidDel="00D216A5">
          <w:rPr>
            <w:rFonts w:ascii="Times New Roman" w:eastAsia="Times New Roman" w:hAnsi="Times New Roman" w:cs="Times New Roman"/>
            <w:sz w:val="24"/>
            <w:szCs w:val="24"/>
          </w:rPr>
          <w:delText>s</w:delText>
        </w:r>
      </w:del>
      <w:r>
        <w:rPr>
          <w:rFonts w:ascii="Times New Roman" w:eastAsia="Times New Roman" w:hAnsi="Times New Roman" w:cs="Times New Roman"/>
          <w:sz w:val="24"/>
          <w:szCs w:val="24"/>
        </w:rPr>
        <w:t>, the remaining samples were processed preferentially using the AlCl</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rPr>
        <w:t xml:space="preserve"> procedure. Analysis of SARS-CoV-2 was </w:t>
      </w:r>
      <w:del w:id="640" w:author="muyaguari@yahoo.com" w:date="2021-06-01T19:32:00Z">
        <w:r w:rsidDel="00D216A5">
          <w:rPr>
            <w:rFonts w:ascii="Times New Roman" w:eastAsia="Times New Roman" w:hAnsi="Times New Roman" w:cs="Times New Roman"/>
            <w:sz w:val="24"/>
            <w:szCs w:val="24"/>
          </w:rPr>
          <w:delText>carried ou</w:delText>
        </w:r>
      </w:del>
      <w:ins w:id="641" w:author="muyaguari@yahoo.com" w:date="2021-06-01T19:32:00Z">
        <w:r w:rsidR="00D216A5">
          <w:rPr>
            <w:rFonts w:ascii="Times New Roman" w:eastAsia="Times New Roman" w:hAnsi="Times New Roman" w:cs="Times New Roman"/>
            <w:sz w:val="24"/>
            <w:szCs w:val="24"/>
          </w:rPr>
          <w:t>conducted</w:t>
        </w:r>
      </w:ins>
      <w:del w:id="642" w:author="muyaguari@yahoo.com" w:date="2021-06-01T19:32:00Z">
        <w:r w:rsidDel="00D216A5">
          <w:rPr>
            <w:rFonts w:ascii="Times New Roman" w:eastAsia="Times New Roman" w:hAnsi="Times New Roman" w:cs="Times New Roman"/>
            <w:sz w:val="24"/>
            <w:szCs w:val="24"/>
          </w:rPr>
          <w:delText>t</w:delText>
        </w:r>
      </w:del>
      <w:r>
        <w:rPr>
          <w:rFonts w:ascii="Times New Roman" w:eastAsia="Times New Roman" w:hAnsi="Times New Roman" w:cs="Times New Roman"/>
          <w:sz w:val="24"/>
          <w:szCs w:val="24"/>
        </w:rPr>
        <w:t xml:space="preserve"> on samples from two </w:t>
      </w:r>
      <w:del w:id="643" w:author="muyaguari@yahoo.com" w:date="2021-06-01T19:29:00Z">
        <w:r w:rsidDel="00D216A5">
          <w:rPr>
            <w:rFonts w:ascii="Times New Roman" w:eastAsia="Times New Roman" w:hAnsi="Times New Roman" w:cs="Times New Roman"/>
            <w:sz w:val="24"/>
            <w:szCs w:val="24"/>
          </w:rPr>
          <w:delText>wastewater treatment plants</w:delText>
        </w:r>
      </w:del>
      <w:ins w:id="644" w:author="muyaguari@yahoo.com" w:date="2021-06-01T19:29:00Z">
        <w:r w:rsidR="00D216A5">
          <w:rPr>
            <w:rFonts w:ascii="Times New Roman" w:eastAsia="Times New Roman" w:hAnsi="Times New Roman" w:cs="Times New Roman"/>
            <w:sz w:val="24"/>
            <w:szCs w:val="24"/>
          </w:rPr>
          <w:t>WWTPs</w:t>
        </w:r>
      </w:ins>
      <w:r>
        <w:rPr>
          <w:rFonts w:ascii="Times New Roman" w:eastAsia="Times New Roman" w:hAnsi="Times New Roman" w:cs="Times New Roman"/>
          <w:sz w:val="24"/>
          <w:szCs w:val="24"/>
        </w:rPr>
        <w:t xml:space="preserve"> </w:t>
      </w:r>
      <w:ins w:id="645" w:author="muyaguari@yahoo.com" w:date="2021-06-01T19:46:00Z">
        <w:r w:rsidR="00D216A5">
          <w:rPr>
            <w:rFonts w:ascii="Times New Roman" w:eastAsia="Times New Roman" w:hAnsi="Times New Roman" w:cs="Times New Roman"/>
            <w:sz w:val="24"/>
            <w:szCs w:val="24"/>
          </w:rPr>
          <w:t>(</w:t>
        </w:r>
        <w:commentRangeStart w:id="646"/>
        <w:r w:rsidR="00D216A5">
          <w:rPr>
            <w:rFonts w:ascii="Times New Roman" w:eastAsia="Times New Roman" w:hAnsi="Times New Roman" w:cs="Times New Roman"/>
            <w:sz w:val="24"/>
            <w:szCs w:val="24"/>
          </w:rPr>
          <w:t>one in Playas-Guayas Province and one from Santa Elena-Santa Elena Province</w:t>
        </w:r>
        <w:commentRangeEnd w:id="646"/>
        <w:r w:rsidR="00D216A5">
          <w:rPr>
            <w:rStyle w:val="CommentReference"/>
          </w:rPr>
          <w:commentReference w:id="646"/>
        </w:r>
        <w:r w:rsidR="00D216A5">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and five coastal water</w:t>
      </w:r>
      <w:ins w:id="647" w:author="muyaguari@yahoo.com" w:date="2021-06-01T19:29:00Z">
        <w:r w:rsidR="00D216A5">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xml:space="preserve"> </w:t>
      </w:r>
      <w:del w:id="648" w:author="muyaguari@yahoo.com" w:date="2021-06-01T19:34:00Z">
        <w:r w:rsidDel="00D216A5">
          <w:rPr>
            <w:rFonts w:ascii="Times New Roman" w:eastAsia="Times New Roman" w:hAnsi="Times New Roman" w:cs="Times New Roman"/>
            <w:sz w:val="24"/>
            <w:szCs w:val="24"/>
          </w:rPr>
          <w:delText>selected due their</w:delText>
        </w:r>
      </w:del>
      <w:ins w:id="649" w:author="muyaguari@yahoo.com" w:date="2021-06-01T19:34:00Z">
        <w:r w:rsidR="00D216A5">
          <w:rPr>
            <w:rFonts w:ascii="Times New Roman" w:eastAsia="Times New Roman" w:hAnsi="Times New Roman" w:cs="Times New Roman"/>
            <w:sz w:val="24"/>
            <w:szCs w:val="24"/>
          </w:rPr>
          <w:t>exceeding</w:t>
        </w:r>
      </w:ins>
      <w:del w:id="650" w:author="muyaguari@yahoo.com" w:date="2021-06-01T19:34:00Z">
        <w:r w:rsidDel="00D216A5">
          <w:rPr>
            <w:rFonts w:ascii="Times New Roman" w:eastAsia="Times New Roman" w:hAnsi="Times New Roman" w:cs="Times New Roman"/>
            <w:sz w:val="24"/>
            <w:szCs w:val="24"/>
          </w:rPr>
          <w:delText xml:space="preserve"> exceeding </w:delText>
        </w:r>
      </w:del>
      <w:ins w:id="651" w:author="muyaguari@yahoo.com" w:date="2021-06-01T19:34:00Z">
        <w:r w:rsidR="00D216A5">
          <w:rPr>
            <w:rFonts w:ascii="Times New Roman" w:eastAsia="Times New Roman" w:hAnsi="Times New Roman" w:cs="Times New Roman"/>
            <w:sz w:val="24"/>
            <w:szCs w:val="24"/>
          </w:rPr>
          <w:t xml:space="preserve"> permissible </w:t>
        </w:r>
      </w:ins>
      <w:r>
        <w:rPr>
          <w:rFonts w:ascii="Times New Roman" w:eastAsia="Times New Roman" w:hAnsi="Times New Roman" w:cs="Times New Roman"/>
          <w:sz w:val="24"/>
          <w:szCs w:val="24"/>
        </w:rPr>
        <w:t xml:space="preserve">limits of </w:t>
      </w:r>
      <w:del w:id="652" w:author="muyaguari@yahoo.com" w:date="2021-06-01T19:34:00Z">
        <w:r w:rsidDel="00D216A5">
          <w:rPr>
            <w:rFonts w:ascii="Times New Roman" w:eastAsia="Times New Roman" w:hAnsi="Times New Roman" w:cs="Times New Roman"/>
            <w:sz w:val="24"/>
            <w:szCs w:val="24"/>
          </w:rPr>
          <w:delText>faecal coliforms</w:delText>
        </w:r>
      </w:del>
      <w:ins w:id="653" w:author="muyaguari@yahoo.com" w:date="2021-06-01T19:34:00Z">
        <w:r w:rsidR="00D216A5">
          <w:rPr>
            <w:rFonts w:ascii="Times New Roman" w:eastAsia="Times New Roman" w:hAnsi="Times New Roman" w:cs="Times New Roman"/>
            <w:sz w:val="24"/>
            <w:szCs w:val="24"/>
          </w:rPr>
          <w:t>FC</w:t>
        </w:r>
      </w:ins>
      <w:r>
        <w:rPr>
          <w:rFonts w:ascii="Times New Roman" w:eastAsia="Times New Roman" w:hAnsi="Times New Roman" w:cs="Times New Roman"/>
          <w:sz w:val="24"/>
          <w:szCs w:val="24"/>
        </w:rPr>
        <w:t xml:space="preserve">. The results of the RT-PCR is shown on table 3. </w:t>
      </w:r>
      <w:del w:id="654" w:author="muyaguari@yahoo.com" w:date="2021-06-01T21:35:00Z">
        <w:r w:rsidDel="00B41083">
          <w:rPr>
            <w:rFonts w:ascii="Times New Roman" w:eastAsia="Times New Roman" w:hAnsi="Times New Roman" w:cs="Times New Roman"/>
            <w:color w:val="FF0000"/>
            <w:sz w:val="24"/>
            <w:szCs w:val="24"/>
          </w:rPr>
          <w:delText xml:space="preserve"> </w:delText>
        </w:r>
      </w:del>
      <w:ins w:id="655" w:author="muyaguari@yahoo.com" w:date="2021-06-01T19:47:00Z">
        <w:r w:rsidR="00D216A5">
          <w:rPr>
            <w:rFonts w:ascii="Times New Roman" w:eastAsia="Times New Roman" w:hAnsi="Times New Roman" w:cs="Times New Roman"/>
            <w:sz w:val="24"/>
            <w:szCs w:val="24"/>
          </w:rPr>
          <w:t xml:space="preserve">Genes N1 and N2 of </w:t>
        </w:r>
      </w:ins>
      <w:r>
        <w:rPr>
          <w:rFonts w:ascii="Times New Roman" w:eastAsia="Times New Roman" w:hAnsi="Times New Roman" w:cs="Times New Roman"/>
          <w:sz w:val="24"/>
          <w:szCs w:val="24"/>
        </w:rPr>
        <w:t>SARS-C</w:t>
      </w:r>
      <w:ins w:id="656" w:author="muyaguari@yahoo.com" w:date="2021-06-01T18:41:00Z">
        <w:r w:rsidR="00422134">
          <w:rPr>
            <w:rFonts w:ascii="Times New Roman" w:eastAsia="Times New Roman" w:hAnsi="Times New Roman" w:cs="Times New Roman"/>
            <w:sz w:val="24"/>
            <w:szCs w:val="24"/>
          </w:rPr>
          <w:t>o</w:t>
        </w:r>
      </w:ins>
      <w:del w:id="657" w:author="muyaguari@yahoo.com" w:date="2021-06-01T18:41:00Z">
        <w:r w:rsidDel="00422134">
          <w:rPr>
            <w:rFonts w:ascii="Times New Roman" w:eastAsia="Times New Roman" w:hAnsi="Times New Roman" w:cs="Times New Roman"/>
            <w:sz w:val="24"/>
            <w:szCs w:val="24"/>
          </w:rPr>
          <w:delText>o</w:delText>
        </w:r>
      </w:del>
      <w:r>
        <w:rPr>
          <w:rFonts w:ascii="Times New Roman" w:eastAsia="Times New Roman" w:hAnsi="Times New Roman" w:cs="Times New Roman"/>
          <w:sz w:val="24"/>
          <w:szCs w:val="24"/>
        </w:rPr>
        <w:t>V</w:t>
      </w:r>
      <w:ins w:id="658" w:author="muyaguari@yahoo.com" w:date="2021-06-01T18:41:00Z">
        <w:r w:rsidR="00422134">
          <w:rPr>
            <w:rFonts w:ascii="Times New Roman" w:eastAsia="Times New Roman" w:hAnsi="Times New Roman" w:cs="Times New Roman"/>
            <w:sz w:val="24"/>
            <w:szCs w:val="24"/>
          </w:rPr>
          <w:t>-</w:t>
        </w:r>
      </w:ins>
      <w:del w:id="659" w:author="muyaguari@yahoo.com" w:date="2021-06-01T18:41:00Z">
        <w:r w:rsidDel="00422134">
          <w:rPr>
            <w:rFonts w:ascii="Times New Roman" w:eastAsia="Times New Roman" w:hAnsi="Times New Roman" w:cs="Times New Roman"/>
            <w:sz w:val="24"/>
            <w:szCs w:val="24"/>
          </w:rPr>
          <w:delText>o</w:delText>
        </w:r>
      </w:del>
      <w:r>
        <w:rPr>
          <w:rFonts w:ascii="Times New Roman" w:eastAsia="Times New Roman" w:hAnsi="Times New Roman" w:cs="Times New Roman"/>
          <w:sz w:val="24"/>
          <w:szCs w:val="24"/>
        </w:rPr>
        <w:t xml:space="preserve">2 </w:t>
      </w:r>
      <w:del w:id="660" w:author="muyaguari@yahoo.com" w:date="2021-06-01T19:46:00Z">
        <w:r w:rsidDel="00D216A5">
          <w:rPr>
            <w:rFonts w:ascii="Times New Roman" w:eastAsia="Times New Roman" w:hAnsi="Times New Roman" w:cs="Times New Roman"/>
            <w:sz w:val="24"/>
            <w:szCs w:val="24"/>
          </w:rPr>
          <w:delText xml:space="preserve">RNA </w:delText>
        </w:r>
      </w:del>
      <w:del w:id="661" w:author="muyaguari@yahoo.com" w:date="2021-06-01T19:47:00Z">
        <w:r w:rsidDel="00D216A5">
          <w:rPr>
            <w:rFonts w:ascii="Times New Roman" w:eastAsia="Times New Roman" w:hAnsi="Times New Roman" w:cs="Times New Roman"/>
            <w:sz w:val="24"/>
            <w:szCs w:val="24"/>
          </w:rPr>
          <w:delText>was</w:delText>
        </w:r>
      </w:del>
      <w:ins w:id="662" w:author="muyaguari@yahoo.com" w:date="2021-06-01T19:47:00Z">
        <w:r w:rsidR="00D216A5">
          <w:rPr>
            <w:rFonts w:ascii="Times New Roman" w:eastAsia="Times New Roman" w:hAnsi="Times New Roman" w:cs="Times New Roman"/>
            <w:sz w:val="24"/>
            <w:szCs w:val="24"/>
          </w:rPr>
          <w:t>were</w:t>
        </w:r>
      </w:ins>
      <w:r>
        <w:rPr>
          <w:rFonts w:ascii="Times New Roman" w:eastAsia="Times New Roman" w:hAnsi="Times New Roman" w:cs="Times New Roman"/>
          <w:sz w:val="24"/>
          <w:szCs w:val="24"/>
        </w:rPr>
        <w:t xml:space="preserve"> detected in influent </w:t>
      </w:r>
      <w:del w:id="663" w:author="muyaguari@yahoo.com" w:date="2021-06-01T18:41:00Z">
        <w:r w:rsidDel="00422134">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and effluent samples </w:t>
      </w:r>
      <w:del w:id="664" w:author="muyaguari@yahoo.com" w:date="2021-06-01T19:38:00Z">
        <w:r w:rsidDel="00D216A5">
          <w:rPr>
            <w:rFonts w:ascii="Times New Roman" w:eastAsia="Times New Roman" w:hAnsi="Times New Roman" w:cs="Times New Roman"/>
            <w:sz w:val="24"/>
            <w:szCs w:val="24"/>
          </w:rPr>
          <w:delText xml:space="preserve">of </w:delText>
        </w:r>
      </w:del>
      <w:ins w:id="665" w:author="muyaguari@yahoo.com" w:date="2021-06-01T19:38:00Z">
        <w:r w:rsidR="00D216A5">
          <w:rPr>
            <w:rFonts w:ascii="Times New Roman" w:eastAsia="Times New Roman" w:hAnsi="Times New Roman" w:cs="Times New Roman"/>
            <w:sz w:val="24"/>
            <w:szCs w:val="24"/>
          </w:rPr>
          <w:t xml:space="preserve">from </w:t>
        </w:r>
      </w:ins>
      <w:del w:id="666" w:author="muyaguari@yahoo.com" w:date="2021-06-01T19:47:00Z">
        <w:r w:rsidDel="00D216A5">
          <w:rPr>
            <w:rFonts w:ascii="Times New Roman" w:eastAsia="Times New Roman" w:hAnsi="Times New Roman" w:cs="Times New Roman"/>
            <w:sz w:val="24"/>
            <w:szCs w:val="24"/>
          </w:rPr>
          <w:delText xml:space="preserve">the </w:delText>
        </w:r>
      </w:del>
      <w:ins w:id="667" w:author="muyaguari@yahoo.com" w:date="2021-06-01T19:47:00Z">
        <w:r w:rsidR="00D216A5">
          <w:rPr>
            <w:rFonts w:ascii="Times New Roman" w:eastAsia="Times New Roman" w:hAnsi="Times New Roman" w:cs="Times New Roman"/>
            <w:sz w:val="24"/>
            <w:szCs w:val="24"/>
          </w:rPr>
          <w:t xml:space="preserve">both </w:t>
        </w:r>
      </w:ins>
      <w:del w:id="668" w:author="muyaguari@yahoo.com" w:date="2021-06-01T19:36:00Z">
        <w:r w:rsidDel="00D216A5">
          <w:rPr>
            <w:rFonts w:ascii="Times New Roman" w:eastAsia="Times New Roman" w:hAnsi="Times New Roman" w:cs="Times New Roman"/>
            <w:sz w:val="24"/>
            <w:szCs w:val="24"/>
          </w:rPr>
          <w:delText>wastewater treatment plants</w:delText>
        </w:r>
      </w:del>
      <w:ins w:id="669" w:author="muyaguari@yahoo.com" w:date="2021-06-01T19:36:00Z">
        <w:r w:rsidR="00D216A5">
          <w:rPr>
            <w:rFonts w:ascii="Times New Roman" w:eastAsia="Times New Roman" w:hAnsi="Times New Roman" w:cs="Times New Roman"/>
            <w:sz w:val="24"/>
            <w:szCs w:val="24"/>
          </w:rPr>
          <w:t>WWTPs</w:t>
        </w:r>
      </w:ins>
      <w:del w:id="670" w:author="muyaguari@yahoo.com" w:date="2021-06-01T19:47:00Z">
        <w:r w:rsidDel="00D216A5">
          <w:rPr>
            <w:rFonts w:ascii="Times New Roman" w:eastAsia="Times New Roman" w:hAnsi="Times New Roman" w:cs="Times New Roman"/>
            <w:sz w:val="24"/>
            <w:szCs w:val="24"/>
          </w:rPr>
          <w:delText xml:space="preserve"> </w:delText>
        </w:r>
        <w:r w:rsidRPr="00D216A5" w:rsidDel="00D216A5">
          <w:rPr>
            <w:rFonts w:ascii="Times New Roman" w:eastAsia="Times New Roman" w:hAnsi="Times New Roman" w:cs="Times New Roman"/>
            <w:strike/>
            <w:sz w:val="24"/>
            <w:szCs w:val="24"/>
            <w:rPrChange w:id="671" w:author="muyaguari@yahoo.com" w:date="2021-06-01T19:36:00Z">
              <w:rPr>
                <w:rFonts w:ascii="Times New Roman" w:eastAsia="Times New Roman" w:hAnsi="Times New Roman" w:cs="Times New Roman"/>
                <w:sz w:val="24"/>
                <w:szCs w:val="24"/>
              </w:rPr>
            </w:rPrChange>
          </w:rPr>
          <w:delText>included in the analysis</w:delText>
        </w:r>
        <w:r w:rsidDel="00D216A5">
          <w:rPr>
            <w:rFonts w:ascii="Times New Roman" w:eastAsia="Times New Roman" w:hAnsi="Times New Roman" w:cs="Times New Roman"/>
            <w:sz w:val="24"/>
            <w:szCs w:val="24"/>
          </w:rPr>
          <w:delText xml:space="preserve">, </w:delText>
        </w:r>
      </w:del>
      <w:commentRangeStart w:id="672"/>
      <w:del w:id="673" w:author="muyaguari@yahoo.com" w:date="2021-06-01T19:46:00Z">
        <w:r w:rsidDel="00D216A5">
          <w:rPr>
            <w:rFonts w:ascii="Times New Roman" w:eastAsia="Times New Roman" w:hAnsi="Times New Roman" w:cs="Times New Roman"/>
            <w:sz w:val="24"/>
            <w:szCs w:val="24"/>
          </w:rPr>
          <w:delText xml:space="preserve">one </w:delText>
        </w:r>
      </w:del>
      <w:del w:id="674" w:author="muyaguari@yahoo.com" w:date="2021-06-01T19:40:00Z">
        <w:r w:rsidDel="00D216A5">
          <w:rPr>
            <w:rFonts w:ascii="Times New Roman" w:eastAsia="Times New Roman" w:hAnsi="Times New Roman" w:cs="Times New Roman"/>
            <w:sz w:val="24"/>
            <w:szCs w:val="24"/>
          </w:rPr>
          <w:delText xml:space="preserve">from </w:delText>
        </w:r>
      </w:del>
      <w:del w:id="675" w:author="muyaguari@yahoo.com" w:date="2021-06-01T19:46:00Z">
        <w:r w:rsidDel="00D216A5">
          <w:rPr>
            <w:rFonts w:ascii="Times New Roman" w:eastAsia="Times New Roman" w:hAnsi="Times New Roman" w:cs="Times New Roman"/>
            <w:sz w:val="24"/>
            <w:szCs w:val="24"/>
          </w:rPr>
          <w:delText>Playas-Guayas Province and one from Santa Elena-Santa Elena Province</w:delText>
        </w:r>
        <w:commentRangeEnd w:id="672"/>
        <w:r w:rsidR="00D216A5" w:rsidDel="00D216A5">
          <w:rPr>
            <w:rStyle w:val="CommentReference"/>
          </w:rPr>
          <w:commentReference w:id="672"/>
        </w:r>
      </w:del>
      <w:del w:id="676" w:author="muyaguari@yahoo.com" w:date="2021-06-01T19:47:00Z">
        <w:r w:rsidDel="00D216A5">
          <w:rPr>
            <w:rFonts w:ascii="Times New Roman" w:eastAsia="Times New Roman" w:hAnsi="Times New Roman" w:cs="Times New Roman"/>
            <w:sz w:val="24"/>
            <w:szCs w:val="24"/>
          </w:rPr>
          <w:delText>, both genes N1 and N2 were amplified for each sample</w:delText>
        </w:r>
      </w:del>
      <w:r>
        <w:rPr>
          <w:rFonts w:ascii="Times New Roman" w:eastAsia="Times New Roman" w:hAnsi="Times New Roman" w:cs="Times New Roman"/>
          <w:sz w:val="24"/>
          <w:szCs w:val="24"/>
        </w:rPr>
        <w:t xml:space="preserve">. </w:t>
      </w:r>
      <w:del w:id="677" w:author="muyaguari@yahoo.com" w:date="2021-06-01T19:47:00Z">
        <w:r w:rsidDel="00D216A5">
          <w:rPr>
            <w:rFonts w:ascii="Times New Roman" w:eastAsia="Times New Roman" w:hAnsi="Times New Roman" w:cs="Times New Roman"/>
            <w:sz w:val="24"/>
            <w:szCs w:val="24"/>
          </w:rPr>
          <w:delText xml:space="preserve">This </w:delText>
        </w:r>
      </w:del>
      <w:ins w:id="678" w:author="muyaguari@yahoo.com" w:date="2021-06-01T19:47:00Z">
        <w:r w:rsidR="00D216A5">
          <w:rPr>
            <w:rFonts w:ascii="Times New Roman" w:eastAsia="Times New Roman" w:hAnsi="Times New Roman" w:cs="Times New Roman"/>
            <w:sz w:val="24"/>
            <w:szCs w:val="24"/>
          </w:rPr>
          <w:t xml:space="preserve">These </w:t>
        </w:r>
      </w:ins>
      <w:r w:rsidR="00213D6C">
        <w:rPr>
          <w:rFonts w:ascii="Times New Roman" w:eastAsia="Times New Roman" w:hAnsi="Times New Roman" w:cs="Times New Roman"/>
          <w:sz w:val="24"/>
          <w:szCs w:val="24"/>
        </w:rPr>
        <w:t>finding</w:t>
      </w:r>
      <w:ins w:id="679" w:author="muyaguari@yahoo.com" w:date="2021-06-01T19:47:00Z">
        <w:r w:rsidR="00D216A5">
          <w:rPr>
            <w:rFonts w:ascii="Times New Roman" w:eastAsia="Times New Roman" w:hAnsi="Times New Roman" w:cs="Times New Roman"/>
            <w:sz w:val="24"/>
            <w:szCs w:val="24"/>
          </w:rPr>
          <w:t>s</w:t>
        </w:r>
      </w:ins>
      <w:r w:rsidR="00213D6C">
        <w:rPr>
          <w:rFonts w:ascii="Times New Roman" w:eastAsia="Times New Roman" w:hAnsi="Times New Roman" w:cs="Times New Roman"/>
          <w:sz w:val="24"/>
          <w:szCs w:val="24"/>
        </w:rPr>
        <w:t xml:space="preserve"> </w:t>
      </w:r>
      <w:del w:id="680" w:author="muyaguari@yahoo.com" w:date="2021-06-01T19:47:00Z">
        <w:r w:rsidR="00213D6C" w:rsidDel="00D216A5">
          <w:rPr>
            <w:rFonts w:ascii="Times New Roman" w:eastAsia="Times New Roman" w:hAnsi="Times New Roman" w:cs="Times New Roman"/>
            <w:sz w:val="24"/>
            <w:szCs w:val="24"/>
          </w:rPr>
          <w:delText>was</w:delText>
        </w:r>
        <w:r w:rsidDel="00D216A5">
          <w:rPr>
            <w:rFonts w:ascii="Times New Roman" w:eastAsia="Times New Roman" w:hAnsi="Times New Roman" w:cs="Times New Roman"/>
            <w:sz w:val="24"/>
            <w:szCs w:val="24"/>
          </w:rPr>
          <w:delText xml:space="preserve"> </w:delText>
        </w:r>
      </w:del>
      <w:ins w:id="681" w:author="muyaguari@yahoo.com" w:date="2021-06-01T19:47:00Z">
        <w:r w:rsidR="00D216A5">
          <w:rPr>
            <w:rFonts w:ascii="Times New Roman" w:eastAsia="Times New Roman" w:hAnsi="Times New Roman" w:cs="Times New Roman"/>
            <w:sz w:val="24"/>
            <w:szCs w:val="24"/>
          </w:rPr>
          <w:t xml:space="preserve">were </w:t>
        </w:r>
      </w:ins>
      <w:r>
        <w:rPr>
          <w:rFonts w:ascii="Times New Roman" w:eastAsia="Times New Roman" w:hAnsi="Times New Roman" w:cs="Times New Roman"/>
          <w:sz w:val="24"/>
          <w:szCs w:val="24"/>
        </w:rPr>
        <w:t xml:space="preserve">confirmed by the National Reference Centre for Influenza and other Respiratory Viruses through </w:t>
      </w:r>
      <w:del w:id="682" w:author="muyaguari@yahoo.com" w:date="2021-06-01T19:37:00Z">
        <w:r w:rsidDel="00D216A5">
          <w:rPr>
            <w:rFonts w:ascii="Times New Roman" w:eastAsia="Times New Roman" w:hAnsi="Times New Roman" w:cs="Times New Roman"/>
            <w:sz w:val="24"/>
            <w:szCs w:val="24"/>
          </w:rPr>
          <w:delText xml:space="preserve">the </w:delText>
        </w:r>
      </w:del>
      <w:r>
        <w:rPr>
          <w:rFonts w:ascii="Times New Roman" w:eastAsia="Times New Roman" w:hAnsi="Times New Roman" w:cs="Times New Roman"/>
          <w:sz w:val="24"/>
          <w:szCs w:val="24"/>
        </w:rPr>
        <w:t xml:space="preserve">amplification of the viral gene E. In </w:t>
      </w:r>
      <w:del w:id="683" w:author="muyaguari@yahoo.com" w:date="2021-06-01T19:48:00Z">
        <w:r w:rsidDel="00D216A5">
          <w:rPr>
            <w:rFonts w:ascii="Times New Roman" w:eastAsia="Times New Roman" w:hAnsi="Times New Roman" w:cs="Times New Roman"/>
            <w:sz w:val="24"/>
            <w:szCs w:val="24"/>
          </w:rPr>
          <w:delText xml:space="preserve">four </w:delText>
        </w:r>
      </w:del>
      <w:ins w:id="684" w:author="muyaguari@yahoo.com" w:date="2021-06-01T19:48:00Z">
        <w:r w:rsidR="00D216A5">
          <w:rPr>
            <w:rFonts w:ascii="Times New Roman" w:eastAsia="Times New Roman" w:hAnsi="Times New Roman" w:cs="Times New Roman"/>
            <w:sz w:val="24"/>
            <w:szCs w:val="24"/>
          </w:rPr>
          <w:t xml:space="preserve">4 coastal water </w:t>
        </w:r>
      </w:ins>
      <w:del w:id="685" w:author="muyaguari@yahoo.com" w:date="2021-06-01T19:50:00Z">
        <w:r w:rsidDel="00193101">
          <w:rPr>
            <w:rFonts w:ascii="Times New Roman" w:eastAsia="Times New Roman" w:hAnsi="Times New Roman" w:cs="Times New Roman"/>
            <w:sz w:val="24"/>
            <w:szCs w:val="24"/>
          </w:rPr>
          <w:delText xml:space="preserve">samples </w:delText>
        </w:r>
      </w:del>
      <w:ins w:id="686" w:author="muyaguari@yahoo.com" w:date="2021-06-01T19:50:00Z">
        <w:r w:rsidR="00193101">
          <w:rPr>
            <w:rFonts w:ascii="Times New Roman" w:eastAsia="Times New Roman" w:hAnsi="Times New Roman" w:cs="Times New Roman"/>
            <w:sz w:val="24"/>
            <w:szCs w:val="24"/>
          </w:rPr>
          <w:t xml:space="preserve">locations, </w:t>
        </w:r>
      </w:ins>
      <w:del w:id="687" w:author="muyaguari@yahoo.com" w:date="2021-06-01T19:48:00Z">
        <w:r w:rsidDel="00D216A5">
          <w:rPr>
            <w:rFonts w:ascii="Times New Roman" w:eastAsia="Times New Roman" w:hAnsi="Times New Roman" w:cs="Times New Roman"/>
            <w:sz w:val="24"/>
            <w:szCs w:val="24"/>
          </w:rPr>
          <w:delText xml:space="preserve">of the coastal water studied </w:delText>
        </w:r>
      </w:del>
      <w:r>
        <w:rPr>
          <w:rFonts w:ascii="Times New Roman" w:eastAsia="Times New Roman" w:hAnsi="Times New Roman" w:cs="Times New Roman"/>
          <w:sz w:val="24"/>
          <w:szCs w:val="24"/>
        </w:rPr>
        <w:t>only the N1 gene was amplified</w:t>
      </w:r>
      <w:ins w:id="688" w:author="muyaguari@yahoo.com" w:date="2021-06-01T19:37:00Z">
        <w:r w:rsidR="00D216A5">
          <w:rPr>
            <w:rFonts w:ascii="Times New Roman" w:eastAsia="Times New Roman" w:hAnsi="Times New Roman" w:cs="Times New Roman"/>
            <w:sz w:val="24"/>
            <w:szCs w:val="24"/>
          </w:rPr>
          <w:t>.</w:t>
        </w:r>
      </w:ins>
      <w:del w:id="689" w:author="muyaguari@yahoo.com" w:date="2021-06-01T19:37:00Z">
        <w:r w:rsidDel="00D216A5">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w:t>
      </w:r>
      <w:ins w:id="690" w:author="muyaguari@yahoo.com" w:date="2021-06-01T19:37:00Z">
        <w:r w:rsidR="00D216A5">
          <w:rPr>
            <w:rFonts w:ascii="Times New Roman" w:eastAsia="Times New Roman" w:hAnsi="Times New Roman" w:cs="Times New Roman"/>
            <w:sz w:val="24"/>
            <w:szCs w:val="24"/>
          </w:rPr>
          <w:t>I</w:t>
        </w:r>
      </w:ins>
      <w:del w:id="691" w:author="muyaguari@yahoo.com" w:date="2021-06-01T19:37:00Z">
        <w:r w:rsidDel="00D216A5">
          <w:rPr>
            <w:rFonts w:ascii="Times New Roman" w:eastAsia="Times New Roman" w:hAnsi="Times New Roman" w:cs="Times New Roman"/>
            <w:sz w:val="24"/>
            <w:szCs w:val="24"/>
          </w:rPr>
          <w:delText>i</w:delText>
        </w:r>
      </w:del>
      <w:r>
        <w:rPr>
          <w:rFonts w:ascii="Times New Roman" w:eastAsia="Times New Roman" w:hAnsi="Times New Roman" w:cs="Times New Roman"/>
          <w:sz w:val="24"/>
          <w:szCs w:val="24"/>
        </w:rPr>
        <w:t xml:space="preserve">n accordance with the CDC guidelines the result for these samples </w:t>
      </w:r>
      <w:del w:id="692" w:author="muyaguari@yahoo.com" w:date="2021-06-01T19:51:00Z">
        <w:r w:rsidDel="00193101">
          <w:rPr>
            <w:rFonts w:ascii="Times New Roman" w:eastAsia="Times New Roman" w:hAnsi="Times New Roman" w:cs="Times New Roman"/>
            <w:sz w:val="24"/>
            <w:szCs w:val="24"/>
          </w:rPr>
          <w:delText xml:space="preserve">were </w:delText>
        </w:r>
      </w:del>
      <w:ins w:id="693" w:author="muyaguari@yahoo.com" w:date="2021-06-01T19:51:00Z">
        <w:r w:rsidR="00193101">
          <w:rPr>
            <w:rFonts w:ascii="Times New Roman" w:eastAsia="Times New Roman" w:hAnsi="Times New Roman" w:cs="Times New Roman"/>
            <w:sz w:val="24"/>
            <w:szCs w:val="24"/>
          </w:rPr>
          <w:t xml:space="preserve">was </w:t>
        </w:r>
      </w:ins>
      <w:r w:rsidR="00213D6C">
        <w:rPr>
          <w:rFonts w:ascii="Times New Roman" w:eastAsia="Times New Roman" w:hAnsi="Times New Roman" w:cs="Times New Roman"/>
          <w:sz w:val="24"/>
          <w:szCs w:val="24"/>
        </w:rPr>
        <w:t>considered inconclusive</w:t>
      </w:r>
      <w:r>
        <w:rPr>
          <w:rFonts w:ascii="Times New Roman" w:eastAsia="Times New Roman" w:hAnsi="Times New Roman" w:cs="Times New Roman"/>
          <w:sz w:val="24"/>
          <w:szCs w:val="24"/>
        </w:rPr>
        <w:t xml:space="preserve">.  Of the samples with inconclusive results two </w:t>
      </w:r>
      <w:ins w:id="694" w:author="muyaguari@yahoo.com" w:date="2021-06-01T19:52:00Z">
        <w:r w:rsidR="00193101">
          <w:rPr>
            <w:rFonts w:ascii="Times New Roman" w:eastAsia="Times New Roman" w:hAnsi="Times New Roman" w:cs="Times New Roman"/>
            <w:sz w:val="24"/>
            <w:szCs w:val="24"/>
          </w:rPr>
          <w:t xml:space="preserve">samples </w:t>
        </w:r>
      </w:ins>
      <w:r>
        <w:rPr>
          <w:rFonts w:ascii="Times New Roman" w:eastAsia="Times New Roman" w:hAnsi="Times New Roman" w:cs="Times New Roman"/>
          <w:sz w:val="24"/>
          <w:szCs w:val="24"/>
        </w:rPr>
        <w:t xml:space="preserve">were </w:t>
      </w:r>
      <w:del w:id="695" w:author="muyaguari@yahoo.com" w:date="2021-06-01T19:51:00Z">
        <w:r w:rsidDel="00193101">
          <w:rPr>
            <w:rFonts w:ascii="Times New Roman" w:eastAsia="Times New Roman" w:hAnsi="Times New Roman" w:cs="Times New Roman"/>
            <w:sz w:val="24"/>
            <w:szCs w:val="24"/>
          </w:rPr>
          <w:delText xml:space="preserve">newly </w:delText>
        </w:r>
      </w:del>
      <w:ins w:id="696" w:author="muyaguari@yahoo.com" w:date="2021-06-01T19:56:00Z">
        <w:r w:rsidR="00D20F81">
          <w:rPr>
            <w:rFonts w:ascii="Times New Roman" w:eastAsia="Times New Roman" w:hAnsi="Times New Roman" w:cs="Times New Roman"/>
            <w:sz w:val="24"/>
            <w:szCs w:val="24"/>
          </w:rPr>
          <w:t>also</w:t>
        </w:r>
      </w:ins>
      <w:ins w:id="697" w:author="muyaguari@yahoo.com" w:date="2021-06-01T19:51:00Z">
        <w:r w:rsidR="00193101">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processed using the SMF method</w:t>
      </w:r>
      <w:ins w:id="698" w:author="muyaguari@yahoo.com" w:date="2021-06-01T19:51:00Z">
        <w:r w:rsidR="00193101">
          <w:rPr>
            <w:rFonts w:ascii="Times New Roman" w:eastAsia="Times New Roman" w:hAnsi="Times New Roman" w:cs="Times New Roman"/>
            <w:sz w:val="24"/>
            <w:szCs w:val="24"/>
          </w:rPr>
          <w:t xml:space="preserve">. </w:t>
        </w:r>
      </w:ins>
      <w:del w:id="699" w:author="muyaguari@yahoo.com" w:date="2021-06-01T19:51:00Z">
        <w:r w:rsidDel="00193101">
          <w:rPr>
            <w:rFonts w:ascii="Times New Roman" w:eastAsia="Times New Roman" w:hAnsi="Times New Roman" w:cs="Times New Roman"/>
            <w:sz w:val="24"/>
            <w:szCs w:val="24"/>
          </w:rPr>
          <w:delText xml:space="preserve">, </w:delText>
        </w:r>
      </w:del>
      <w:del w:id="700" w:author="muyaguari@yahoo.com" w:date="2021-06-01T19:52:00Z">
        <w:r w:rsidDel="00193101">
          <w:rPr>
            <w:rFonts w:ascii="Times New Roman" w:eastAsia="Times New Roman" w:hAnsi="Times New Roman" w:cs="Times New Roman"/>
            <w:sz w:val="24"/>
            <w:szCs w:val="24"/>
          </w:rPr>
          <w:delText>a</w:delText>
        </w:r>
      </w:del>
      <w:del w:id="701" w:author="muyaguari@yahoo.com" w:date="2021-06-01T19:56:00Z">
        <w:r w:rsidDel="00D20F81">
          <w:rPr>
            <w:rFonts w:ascii="Times New Roman" w:eastAsia="Times New Roman" w:hAnsi="Times New Roman" w:cs="Times New Roman"/>
            <w:sz w:val="24"/>
            <w:szCs w:val="24"/>
          </w:rPr>
          <w:delText xml:space="preserve">fter the </w:delText>
        </w:r>
      </w:del>
      <w:r>
        <w:rPr>
          <w:rFonts w:ascii="Times New Roman" w:eastAsia="Times New Roman" w:hAnsi="Times New Roman" w:cs="Times New Roman"/>
          <w:sz w:val="24"/>
          <w:szCs w:val="24"/>
        </w:rPr>
        <w:t xml:space="preserve">RT-PCR </w:t>
      </w:r>
      <w:del w:id="702" w:author="muyaguari@yahoo.com" w:date="2021-06-01T19:56:00Z">
        <w:r w:rsidDel="00D20F81">
          <w:rPr>
            <w:rFonts w:ascii="Times New Roman" w:eastAsia="Times New Roman" w:hAnsi="Times New Roman" w:cs="Times New Roman"/>
            <w:sz w:val="24"/>
            <w:szCs w:val="24"/>
          </w:rPr>
          <w:delText xml:space="preserve">the result was </w:delText>
        </w:r>
      </w:del>
      <w:r>
        <w:rPr>
          <w:rFonts w:ascii="Times New Roman" w:eastAsia="Times New Roman" w:hAnsi="Times New Roman" w:cs="Times New Roman"/>
          <w:sz w:val="24"/>
          <w:szCs w:val="24"/>
        </w:rPr>
        <w:t>confirmed</w:t>
      </w:r>
      <w:ins w:id="703" w:author="muyaguari@yahoo.com" w:date="2021-06-01T19:56:00Z">
        <w:r w:rsidR="00D20F81">
          <w:rPr>
            <w:rFonts w:ascii="Times New Roman" w:eastAsia="Times New Roman" w:hAnsi="Times New Roman" w:cs="Times New Roman"/>
            <w:sz w:val="24"/>
            <w:szCs w:val="24"/>
          </w:rPr>
          <w:t xml:space="preserve"> the results</w:t>
        </w:r>
      </w:ins>
      <w:r>
        <w:rPr>
          <w:rFonts w:ascii="Times New Roman" w:eastAsia="Times New Roman" w:hAnsi="Times New Roman" w:cs="Times New Roman"/>
          <w:sz w:val="24"/>
          <w:szCs w:val="24"/>
        </w:rPr>
        <w:t xml:space="preserve"> as inconclusive. As expected, the RNase P </w:t>
      </w:r>
      <w:ins w:id="704" w:author="muyaguari@yahoo.com" w:date="2021-06-01T19:49:00Z">
        <w:r w:rsidR="00D216A5">
          <w:rPr>
            <w:rFonts w:ascii="Times New Roman" w:eastAsia="Times New Roman" w:hAnsi="Times New Roman" w:cs="Times New Roman"/>
            <w:sz w:val="24"/>
            <w:szCs w:val="24"/>
          </w:rPr>
          <w:t xml:space="preserve">gene control </w:t>
        </w:r>
      </w:ins>
      <w:del w:id="705" w:author="muyaguari@yahoo.com" w:date="2021-06-01T19:57:00Z">
        <w:r w:rsidDel="00D20F81">
          <w:rPr>
            <w:rFonts w:ascii="Times New Roman" w:eastAsia="Times New Roman" w:hAnsi="Times New Roman" w:cs="Times New Roman"/>
            <w:sz w:val="24"/>
            <w:szCs w:val="24"/>
          </w:rPr>
          <w:delText xml:space="preserve">was </w:delText>
        </w:r>
      </w:del>
      <w:ins w:id="706" w:author="muyaguari@yahoo.com" w:date="2021-06-01T19:57:00Z">
        <w:r w:rsidR="00D20F81">
          <w:rPr>
            <w:rFonts w:ascii="Times New Roman" w:eastAsia="Times New Roman" w:hAnsi="Times New Roman" w:cs="Times New Roman"/>
            <w:sz w:val="24"/>
            <w:szCs w:val="24"/>
          </w:rPr>
          <w:t xml:space="preserve">did not yield </w:t>
        </w:r>
      </w:ins>
      <w:del w:id="707" w:author="muyaguari@yahoo.com" w:date="2021-06-01T19:57:00Z">
        <w:r w:rsidDel="00D20F81">
          <w:rPr>
            <w:rFonts w:ascii="Times New Roman" w:eastAsia="Times New Roman" w:hAnsi="Times New Roman" w:cs="Times New Roman"/>
            <w:sz w:val="24"/>
            <w:szCs w:val="24"/>
          </w:rPr>
          <w:delText>not amplified in any case</w:delText>
        </w:r>
      </w:del>
      <w:ins w:id="708" w:author="muyaguari@yahoo.com" w:date="2021-06-01T19:57:00Z">
        <w:r w:rsidR="00D20F81">
          <w:rPr>
            <w:rFonts w:ascii="Times New Roman" w:eastAsia="Times New Roman" w:hAnsi="Times New Roman" w:cs="Times New Roman"/>
            <w:sz w:val="24"/>
            <w:szCs w:val="24"/>
          </w:rPr>
          <w:t>any amplification</w:t>
        </w:r>
      </w:ins>
      <w:r>
        <w:rPr>
          <w:rFonts w:ascii="Times New Roman" w:eastAsia="Times New Roman" w:hAnsi="Times New Roman" w:cs="Times New Roman"/>
          <w:sz w:val="24"/>
          <w:szCs w:val="24"/>
        </w:rPr>
        <w:t xml:space="preserve">. </w:t>
      </w:r>
    </w:p>
    <w:p w14:paraId="000000D4" w14:textId="39C98826" w:rsidR="00E85944" w:rsidRDefault="00716926">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detect a possible origin of the contamination, water samples from located in Playas and Santa Elena</w:t>
      </w:r>
      <w:del w:id="709" w:author="muyaguari@yahoo.com" w:date="2021-06-01T19:57:00Z">
        <w:r w:rsidDel="00D20F81">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 were analyzed. As shown in Table 3, these water treatment plants did not show significant differences between their parameters pH, surfactants, Oils &amp; fats, COD, BOD and fecal coliforms (Student's T distribution P&gt; 0.05). The surfactants parameter (2.28 ± 1.53 mg</w:t>
      </w:r>
      <w:del w:id="710" w:author="muyaguari@yahoo.com" w:date="2021-06-01T19:57:00Z">
        <w:r w:rsidDel="00D20F81">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w:t>
      </w:r>
      <w:del w:id="711" w:author="muyaguari@yahoo.com" w:date="2021-06-01T19:57:00Z">
        <w:r w:rsidDel="00D20F81">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L) exceeded </w:t>
      </w:r>
      <w:del w:id="712" w:author="muyaguari@yahoo.com" w:date="2021-06-01T19:57:00Z">
        <w:r w:rsidDel="00D20F81">
          <w:rPr>
            <w:rFonts w:ascii="Times New Roman" w:eastAsia="Times New Roman" w:hAnsi="Times New Roman" w:cs="Times New Roman"/>
            <w:sz w:val="24"/>
            <w:szCs w:val="24"/>
          </w:rPr>
          <w:delText xml:space="preserve">twice </w:delText>
        </w:r>
      </w:del>
      <w:ins w:id="713" w:author="muyaguari@yahoo.com" w:date="2021-06-01T19:57:00Z">
        <w:r w:rsidR="00D20F81">
          <w:rPr>
            <w:rFonts w:ascii="Times New Roman" w:eastAsia="Times New Roman" w:hAnsi="Times New Roman" w:cs="Times New Roman"/>
            <w:sz w:val="24"/>
            <w:szCs w:val="24"/>
          </w:rPr>
          <w:t xml:space="preserve">two-fold </w:t>
        </w:r>
      </w:ins>
      <w:r>
        <w:rPr>
          <w:rFonts w:ascii="Times New Roman" w:eastAsia="Times New Roman" w:hAnsi="Times New Roman" w:cs="Times New Roman"/>
          <w:sz w:val="24"/>
          <w:szCs w:val="24"/>
        </w:rPr>
        <w:t xml:space="preserve">the maximum </w:t>
      </w:r>
      <w:del w:id="714" w:author="muyaguari@yahoo.com" w:date="2021-06-01T19:57:00Z">
        <w:r w:rsidDel="00D20F81">
          <w:rPr>
            <w:rFonts w:ascii="Times New Roman" w:eastAsia="Times New Roman" w:hAnsi="Times New Roman" w:cs="Times New Roman"/>
            <w:sz w:val="24"/>
            <w:szCs w:val="24"/>
          </w:rPr>
          <w:delText xml:space="preserve">allowable </w:delText>
        </w:r>
      </w:del>
      <w:ins w:id="715" w:author="muyaguari@yahoo.com" w:date="2021-06-01T19:57:00Z">
        <w:r w:rsidR="00D20F81">
          <w:rPr>
            <w:rFonts w:ascii="Times New Roman" w:eastAsia="Times New Roman" w:hAnsi="Times New Roman" w:cs="Times New Roman"/>
            <w:sz w:val="24"/>
            <w:szCs w:val="24"/>
          </w:rPr>
          <w:t xml:space="preserve">permissible </w:t>
        </w:r>
      </w:ins>
      <w:r>
        <w:rPr>
          <w:rFonts w:ascii="Times New Roman" w:eastAsia="Times New Roman" w:hAnsi="Times New Roman" w:cs="Times New Roman"/>
          <w:sz w:val="24"/>
          <w:szCs w:val="24"/>
        </w:rPr>
        <w:t>limit in Santa Elena</w:t>
      </w:r>
      <w:ins w:id="716" w:author="muyaguari@yahoo.com" w:date="2021-06-01T19:58:00Z">
        <w:r w:rsidR="00D20F81">
          <w:rPr>
            <w:rFonts w:ascii="Times New Roman" w:eastAsia="Times New Roman" w:hAnsi="Times New Roman" w:cs="Times New Roman"/>
            <w:sz w:val="24"/>
            <w:szCs w:val="24"/>
          </w:rPr>
          <w:t xml:space="preserve"> WWTP </w:t>
        </w:r>
      </w:ins>
      <w:del w:id="717" w:author="muyaguari@yahoo.com" w:date="2021-06-01T19:58:00Z">
        <w:r w:rsidDel="00D20F81">
          <w:rPr>
            <w:rFonts w:ascii="Times New Roman" w:eastAsia="Times New Roman" w:hAnsi="Times New Roman" w:cs="Times New Roman"/>
            <w:sz w:val="24"/>
            <w:szCs w:val="24"/>
          </w:rPr>
          <w:delText xml:space="preserve">’s treatment plant </w:delText>
        </w:r>
      </w:del>
      <w:r>
        <w:rPr>
          <w:rFonts w:ascii="Times New Roman" w:eastAsia="Times New Roman" w:hAnsi="Times New Roman" w:cs="Times New Roman"/>
          <w:sz w:val="24"/>
          <w:szCs w:val="24"/>
        </w:rPr>
        <w:t xml:space="preserve">(Table 2). </w:t>
      </w:r>
      <w:del w:id="718" w:author="muyaguari@yahoo.com" w:date="2021-06-01T19:58:00Z">
        <w:r w:rsidDel="00D20F81">
          <w:rPr>
            <w:rFonts w:ascii="Times New Roman" w:eastAsia="Times New Roman" w:hAnsi="Times New Roman" w:cs="Times New Roman"/>
            <w:sz w:val="24"/>
            <w:szCs w:val="24"/>
          </w:rPr>
          <w:delText>Likewise</w:delText>
        </w:r>
      </w:del>
      <w:ins w:id="719" w:author="muyaguari@yahoo.com" w:date="2021-06-01T19:58:00Z">
        <w:r w:rsidR="00D20F81">
          <w:rPr>
            <w:rFonts w:ascii="Times New Roman" w:eastAsia="Times New Roman" w:hAnsi="Times New Roman" w:cs="Times New Roman"/>
            <w:sz w:val="24"/>
            <w:szCs w:val="24"/>
          </w:rPr>
          <w:t>Moreover</w:t>
        </w:r>
      </w:ins>
      <w:r>
        <w:rPr>
          <w:rFonts w:ascii="Times New Roman" w:eastAsia="Times New Roman" w:hAnsi="Times New Roman" w:cs="Times New Roman"/>
          <w:sz w:val="24"/>
          <w:szCs w:val="24"/>
        </w:rPr>
        <w:t xml:space="preserve">, COD and BOD </w:t>
      </w:r>
      <w:ins w:id="720" w:author="muyaguari@yahoo.com" w:date="2021-06-01T20:01:00Z">
        <w:r w:rsidR="00D63E9F">
          <w:rPr>
            <w:rFonts w:ascii="Times New Roman" w:eastAsia="Times New Roman" w:hAnsi="Times New Roman" w:cs="Times New Roman"/>
            <w:sz w:val="24"/>
            <w:szCs w:val="24"/>
          </w:rPr>
          <w:t xml:space="preserve">slightly </w:t>
        </w:r>
      </w:ins>
      <w:ins w:id="721" w:author="muyaguari@yahoo.com" w:date="2021-06-01T19:58:00Z">
        <w:r w:rsidR="00D20F81">
          <w:rPr>
            <w:rFonts w:ascii="Times New Roman" w:eastAsia="Times New Roman" w:hAnsi="Times New Roman" w:cs="Times New Roman"/>
            <w:sz w:val="24"/>
            <w:szCs w:val="24"/>
          </w:rPr>
          <w:t xml:space="preserve">exceeded </w:t>
        </w:r>
      </w:ins>
      <w:del w:id="722" w:author="muyaguari@yahoo.com" w:date="2021-06-01T20:01:00Z">
        <w:r w:rsidDel="00D63E9F">
          <w:rPr>
            <w:rFonts w:ascii="Times New Roman" w:eastAsia="Times New Roman" w:hAnsi="Times New Roman" w:cs="Times New Roman"/>
            <w:sz w:val="24"/>
            <w:szCs w:val="24"/>
          </w:rPr>
          <w:delText xml:space="preserve">slightly </w:delText>
        </w:r>
      </w:del>
      <w:del w:id="723" w:author="muyaguari@yahoo.com" w:date="2021-06-01T19:58:00Z">
        <w:r w:rsidDel="00D20F81">
          <w:rPr>
            <w:rFonts w:ascii="Times New Roman" w:eastAsia="Times New Roman" w:hAnsi="Times New Roman" w:cs="Times New Roman"/>
            <w:sz w:val="24"/>
            <w:szCs w:val="24"/>
          </w:rPr>
          <w:delText xml:space="preserve">exceeded </w:delText>
        </w:r>
      </w:del>
      <w:r>
        <w:rPr>
          <w:rFonts w:ascii="Times New Roman" w:eastAsia="Times New Roman" w:hAnsi="Times New Roman" w:cs="Times New Roman"/>
          <w:sz w:val="24"/>
          <w:szCs w:val="24"/>
        </w:rPr>
        <w:t>the permissible limit for discharge</w:t>
      </w:r>
      <w:ins w:id="724" w:author="muyaguari@yahoo.com" w:date="2021-06-01T19:59:00Z">
        <w:r w:rsidR="00D20F81">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xml:space="preserve"> </w:t>
      </w:r>
      <w:ins w:id="725" w:author="muyaguari@yahoo.com" w:date="2021-06-01T20:01:00Z">
        <w:r w:rsidR="00D63E9F">
          <w:rPr>
            <w:rFonts w:ascii="Times New Roman" w:eastAsia="Times New Roman" w:hAnsi="Times New Roman" w:cs="Times New Roman"/>
            <w:sz w:val="24"/>
            <w:szCs w:val="24"/>
          </w:rPr>
          <w:t>in</w:t>
        </w:r>
      </w:ins>
      <w:r>
        <w:rPr>
          <w:rFonts w:ascii="Times New Roman" w:eastAsia="Times New Roman" w:hAnsi="Times New Roman" w:cs="Times New Roman"/>
          <w:sz w:val="24"/>
          <w:szCs w:val="24"/>
        </w:rPr>
        <w:t xml:space="preserve">to </w:t>
      </w:r>
      <w:ins w:id="726" w:author="muyaguari@yahoo.com" w:date="2021-06-01T20:04:00Z">
        <w:r w:rsidR="00D63E9F">
          <w:rPr>
            <w:rFonts w:ascii="Times New Roman" w:eastAsia="Times New Roman" w:hAnsi="Times New Roman" w:cs="Times New Roman"/>
            <w:sz w:val="24"/>
            <w:szCs w:val="24"/>
          </w:rPr>
          <w:t xml:space="preserve">continental </w:t>
        </w:r>
      </w:ins>
      <w:r>
        <w:rPr>
          <w:rFonts w:ascii="Times New Roman" w:eastAsia="Times New Roman" w:hAnsi="Times New Roman" w:cs="Times New Roman"/>
          <w:sz w:val="24"/>
          <w:szCs w:val="24"/>
        </w:rPr>
        <w:t xml:space="preserve">marine water bodies </w:t>
      </w:r>
      <w:commentRangeStart w:id="727"/>
      <w:r w:rsidRPr="00D63E9F">
        <w:rPr>
          <w:rFonts w:ascii="Times New Roman" w:eastAsia="Times New Roman" w:hAnsi="Times New Roman" w:cs="Times New Roman"/>
          <w:sz w:val="24"/>
          <w:szCs w:val="24"/>
          <w:highlight w:val="green"/>
          <w:rPrChange w:id="728" w:author="muyaguari@yahoo.com" w:date="2021-06-01T20:04:00Z">
            <w:rPr>
              <w:rFonts w:ascii="Times New Roman" w:eastAsia="Times New Roman" w:hAnsi="Times New Roman" w:cs="Times New Roman"/>
              <w:sz w:val="24"/>
              <w:szCs w:val="24"/>
            </w:rPr>
          </w:rPrChange>
        </w:rPr>
        <w:t xml:space="preserve">in </w:t>
      </w:r>
      <w:ins w:id="729" w:author="muyaguari@yahoo.com" w:date="2021-06-01T19:59:00Z">
        <w:r w:rsidR="00D20F81" w:rsidRPr="00D63E9F">
          <w:rPr>
            <w:rFonts w:ascii="Times New Roman" w:eastAsia="Times New Roman" w:hAnsi="Times New Roman" w:cs="Times New Roman"/>
            <w:sz w:val="24"/>
            <w:szCs w:val="24"/>
            <w:highlight w:val="green"/>
            <w:rPrChange w:id="730" w:author="muyaguari@yahoo.com" w:date="2021-06-01T20:04:00Z">
              <w:rPr>
                <w:rFonts w:ascii="Times New Roman" w:eastAsia="Times New Roman" w:hAnsi="Times New Roman" w:cs="Times New Roman"/>
                <w:sz w:val="24"/>
                <w:szCs w:val="24"/>
              </w:rPr>
            </w:rPrChange>
          </w:rPr>
          <w:t xml:space="preserve">the city of </w:t>
        </w:r>
      </w:ins>
      <w:r w:rsidRPr="00D63E9F">
        <w:rPr>
          <w:rFonts w:ascii="Times New Roman" w:eastAsia="Times New Roman" w:hAnsi="Times New Roman" w:cs="Times New Roman"/>
          <w:sz w:val="24"/>
          <w:szCs w:val="24"/>
          <w:highlight w:val="green"/>
          <w:rPrChange w:id="731" w:author="muyaguari@yahoo.com" w:date="2021-06-01T20:04:00Z">
            <w:rPr>
              <w:rFonts w:ascii="Times New Roman" w:eastAsia="Times New Roman" w:hAnsi="Times New Roman" w:cs="Times New Roman"/>
              <w:sz w:val="24"/>
              <w:szCs w:val="24"/>
            </w:rPr>
          </w:rPrChange>
        </w:rPr>
        <w:t>Playas</w:t>
      </w:r>
      <w:r>
        <w:rPr>
          <w:rFonts w:ascii="Times New Roman" w:eastAsia="Times New Roman" w:hAnsi="Times New Roman" w:cs="Times New Roman"/>
          <w:sz w:val="24"/>
          <w:szCs w:val="24"/>
        </w:rPr>
        <w:t>.</w:t>
      </w:r>
      <w:commentRangeEnd w:id="727"/>
      <w:r w:rsidR="00D63E9F">
        <w:rPr>
          <w:rStyle w:val="CommentReference"/>
        </w:rPr>
        <w:commentReference w:id="727"/>
      </w:r>
    </w:p>
    <w:p w14:paraId="31B0DA12" w14:textId="77777777" w:rsidR="00CB6384" w:rsidRDefault="00CB6384">
      <w:pPr>
        <w:spacing w:before="240" w:after="240" w:line="240" w:lineRule="auto"/>
        <w:jc w:val="both"/>
        <w:rPr>
          <w:rFonts w:ascii="Times New Roman" w:eastAsia="Times New Roman" w:hAnsi="Times New Roman" w:cs="Times New Roman"/>
          <w:sz w:val="24"/>
          <w:szCs w:val="24"/>
        </w:rPr>
      </w:pPr>
    </w:p>
    <w:p w14:paraId="68AAA0A1" w14:textId="77777777" w:rsidR="00CB6384" w:rsidRDefault="00CB6384">
      <w:pPr>
        <w:spacing w:before="240" w:after="240" w:line="240" w:lineRule="auto"/>
        <w:jc w:val="both"/>
        <w:rPr>
          <w:rFonts w:ascii="Times New Roman" w:eastAsia="Times New Roman" w:hAnsi="Times New Roman" w:cs="Times New Roman"/>
          <w:sz w:val="24"/>
          <w:szCs w:val="24"/>
        </w:rPr>
      </w:pPr>
    </w:p>
    <w:p w14:paraId="74E13440" w14:textId="77777777" w:rsidR="00CB6384" w:rsidRDefault="00CB6384">
      <w:pPr>
        <w:spacing w:before="240" w:after="240" w:line="240" w:lineRule="auto"/>
        <w:jc w:val="both"/>
        <w:rPr>
          <w:rFonts w:ascii="Times New Roman" w:eastAsia="Times New Roman" w:hAnsi="Times New Roman" w:cs="Times New Roman"/>
          <w:sz w:val="24"/>
          <w:szCs w:val="24"/>
        </w:rPr>
      </w:pPr>
    </w:p>
    <w:p w14:paraId="7E9E6D70" w14:textId="77777777" w:rsidR="00CB6384" w:rsidRDefault="00CB6384">
      <w:pPr>
        <w:spacing w:before="240" w:after="240" w:line="240" w:lineRule="auto"/>
        <w:jc w:val="both"/>
        <w:rPr>
          <w:rFonts w:ascii="Times New Roman" w:eastAsia="Times New Roman" w:hAnsi="Times New Roman" w:cs="Times New Roman"/>
          <w:sz w:val="24"/>
          <w:szCs w:val="24"/>
        </w:rPr>
      </w:pPr>
    </w:p>
    <w:p w14:paraId="1ED95B00" w14:textId="77777777" w:rsidR="00CB6384" w:rsidRPr="00213D6C" w:rsidRDefault="00CB6384">
      <w:pPr>
        <w:spacing w:before="240" w:after="240" w:line="240" w:lineRule="auto"/>
        <w:jc w:val="both"/>
        <w:rPr>
          <w:rFonts w:ascii="Times New Roman" w:eastAsia="Times New Roman" w:hAnsi="Times New Roman" w:cs="Times New Roman"/>
          <w:b/>
          <w:sz w:val="20"/>
          <w:szCs w:val="20"/>
        </w:rPr>
      </w:pPr>
    </w:p>
    <w:p w14:paraId="000000D5" w14:textId="77777777" w:rsidR="00E85944" w:rsidRPr="00213D6C" w:rsidRDefault="00716926">
      <w:pPr>
        <w:spacing w:before="240" w:after="240" w:line="240" w:lineRule="auto"/>
        <w:jc w:val="both"/>
        <w:rPr>
          <w:rFonts w:ascii="Times New Roman" w:eastAsia="Times New Roman" w:hAnsi="Times New Roman" w:cs="Times New Roman"/>
          <w:b/>
          <w:sz w:val="20"/>
          <w:szCs w:val="20"/>
        </w:rPr>
      </w:pPr>
      <w:commentRangeStart w:id="732"/>
      <w:r w:rsidRPr="00213D6C">
        <w:rPr>
          <w:rFonts w:ascii="Times New Roman" w:eastAsia="Times New Roman" w:hAnsi="Times New Roman" w:cs="Times New Roman"/>
          <w:b/>
          <w:sz w:val="20"/>
          <w:szCs w:val="20"/>
        </w:rPr>
        <w:t xml:space="preserve">Table 2. Microbiological and physicochemical parameters of water treatment plants located in Playas </w:t>
      </w:r>
      <w:proofErr w:type="spellStart"/>
      <w:r w:rsidRPr="00213D6C">
        <w:rPr>
          <w:rFonts w:ascii="Times New Roman" w:eastAsia="Times New Roman" w:hAnsi="Times New Roman" w:cs="Times New Roman"/>
          <w:b/>
          <w:sz w:val="20"/>
          <w:szCs w:val="20"/>
        </w:rPr>
        <w:t>Villamil</w:t>
      </w:r>
      <w:proofErr w:type="spellEnd"/>
      <w:r w:rsidRPr="00213D6C">
        <w:rPr>
          <w:rFonts w:ascii="Times New Roman" w:eastAsia="Times New Roman" w:hAnsi="Times New Roman" w:cs="Times New Roman"/>
          <w:b/>
          <w:sz w:val="20"/>
          <w:szCs w:val="20"/>
        </w:rPr>
        <w:t xml:space="preserve"> and Santa Elena</w:t>
      </w:r>
      <w:commentRangeEnd w:id="732"/>
      <w:r w:rsidR="00057B46">
        <w:rPr>
          <w:rStyle w:val="CommentReference"/>
        </w:rPr>
        <w:commentReference w:id="732"/>
      </w:r>
    </w:p>
    <w:p w14:paraId="000000D6" w14:textId="77777777" w:rsidR="00E85944" w:rsidRDefault="00716926">
      <w:pPr>
        <w:spacing w:before="240" w:after="240" w:line="240" w:lineRule="auto"/>
        <w:jc w:val="both"/>
        <w:rPr>
          <w:rFonts w:ascii="Times New Roman" w:eastAsia="Times New Roman" w:hAnsi="Times New Roman" w:cs="Times New Roman"/>
          <w:sz w:val="24"/>
          <w:szCs w:val="24"/>
        </w:rPr>
      </w:pPr>
      <w:commentRangeStart w:id="733"/>
      <w:r>
        <w:rPr>
          <w:rFonts w:ascii="Times New Roman" w:eastAsia="Times New Roman" w:hAnsi="Times New Roman" w:cs="Times New Roman"/>
          <w:noProof/>
          <w:sz w:val="24"/>
          <w:szCs w:val="24"/>
          <w:lang w:val="es-ES"/>
        </w:rPr>
        <w:drawing>
          <wp:inline distT="114300" distB="114300" distL="114300" distR="114300" wp14:anchorId="5FD480D6" wp14:editId="3CD64070">
            <wp:extent cx="5753100" cy="2324100"/>
            <wp:effectExtent l="0" t="0" r="0" b="0"/>
            <wp:docPr id="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753100" cy="2324100"/>
                    </a:xfrm>
                    <a:prstGeom prst="rect">
                      <a:avLst/>
                    </a:prstGeom>
                    <a:ln/>
                  </pic:spPr>
                </pic:pic>
              </a:graphicData>
            </a:graphic>
          </wp:inline>
        </w:drawing>
      </w:r>
      <w:commentRangeEnd w:id="733"/>
      <w:r w:rsidR="00D5112C">
        <w:rPr>
          <w:rStyle w:val="CommentReference"/>
        </w:rPr>
        <w:commentReference w:id="733"/>
      </w:r>
    </w:p>
    <w:p w14:paraId="000000D7" w14:textId="77777777" w:rsidR="00E85944" w:rsidRDefault="00E85944">
      <w:pPr>
        <w:spacing w:before="240" w:after="240" w:line="240" w:lineRule="auto"/>
        <w:jc w:val="both"/>
        <w:rPr>
          <w:rFonts w:ascii="Times New Roman" w:eastAsia="Times New Roman" w:hAnsi="Times New Roman" w:cs="Times New Roman"/>
          <w:sz w:val="24"/>
          <w:szCs w:val="24"/>
        </w:rPr>
      </w:pPr>
    </w:p>
    <w:p w14:paraId="1896D34D" w14:textId="77777777" w:rsidR="00CE56B1" w:rsidRPr="00213D6C" w:rsidRDefault="00CE56B1">
      <w:pPr>
        <w:spacing w:before="240" w:after="240" w:line="240" w:lineRule="auto"/>
        <w:jc w:val="both"/>
        <w:rPr>
          <w:rFonts w:ascii="Times New Roman" w:eastAsia="Times New Roman" w:hAnsi="Times New Roman" w:cs="Times New Roman"/>
          <w:b/>
          <w:sz w:val="20"/>
          <w:szCs w:val="20"/>
        </w:rPr>
      </w:pPr>
    </w:p>
    <w:p w14:paraId="000000DE" w14:textId="28EA67CC" w:rsidR="00E85944" w:rsidRPr="00213D6C" w:rsidRDefault="00716926">
      <w:pPr>
        <w:spacing w:before="240" w:after="240"/>
        <w:jc w:val="both"/>
        <w:rPr>
          <w:rFonts w:ascii="Times New Roman" w:eastAsia="Times New Roman" w:hAnsi="Times New Roman" w:cs="Times New Roman"/>
          <w:b/>
          <w:sz w:val="20"/>
          <w:szCs w:val="20"/>
        </w:rPr>
      </w:pPr>
      <w:commentRangeStart w:id="734"/>
      <w:r w:rsidRPr="00213D6C">
        <w:rPr>
          <w:rFonts w:ascii="Times New Roman" w:eastAsia="Times New Roman" w:hAnsi="Times New Roman" w:cs="Times New Roman"/>
          <w:b/>
          <w:sz w:val="20"/>
          <w:szCs w:val="20"/>
        </w:rPr>
        <w:t>Tabl</w:t>
      </w:r>
      <w:ins w:id="735" w:author="muyaguari@yahoo.com" w:date="2021-06-01T20:06:00Z">
        <w:r w:rsidR="00D63E9F">
          <w:rPr>
            <w:rFonts w:ascii="Times New Roman" w:eastAsia="Times New Roman" w:hAnsi="Times New Roman" w:cs="Times New Roman"/>
            <w:b/>
            <w:sz w:val="20"/>
            <w:szCs w:val="20"/>
          </w:rPr>
          <w:t>e</w:t>
        </w:r>
      </w:ins>
      <w:del w:id="736" w:author="muyaguari@yahoo.com" w:date="2021-06-01T20:06:00Z">
        <w:r w:rsidRPr="00213D6C" w:rsidDel="00D63E9F">
          <w:rPr>
            <w:rFonts w:ascii="Times New Roman" w:eastAsia="Times New Roman" w:hAnsi="Times New Roman" w:cs="Times New Roman"/>
            <w:b/>
            <w:sz w:val="20"/>
            <w:szCs w:val="20"/>
          </w:rPr>
          <w:delText>a</w:delText>
        </w:r>
      </w:del>
      <w:r w:rsidRPr="00213D6C">
        <w:rPr>
          <w:rFonts w:ascii="Times New Roman" w:eastAsia="Times New Roman" w:hAnsi="Times New Roman" w:cs="Times New Roman"/>
          <w:b/>
          <w:sz w:val="20"/>
          <w:szCs w:val="20"/>
        </w:rPr>
        <w:t xml:space="preserve"> 3. Microbiological and physicochemical parameters of </w:t>
      </w:r>
      <w:del w:id="737" w:author="Tri Le" w:date="2021-07-09T15:10:00Z">
        <w:r w:rsidRPr="00213D6C" w:rsidDel="006A69F8">
          <w:rPr>
            <w:rFonts w:ascii="Times New Roman" w:eastAsia="Times New Roman" w:hAnsi="Times New Roman" w:cs="Times New Roman"/>
            <w:b/>
            <w:sz w:val="20"/>
            <w:szCs w:val="20"/>
          </w:rPr>
          <w:delText xml:space="preserve"> </w:delText>
        </w:r>
      </w:del>
      <w:r w:rsidRPr="00213D6C">
        <w:rPr>
          <w:rFonts w:ascii="Times New Roman" w:eastAsia="Times New Roman" w:hAnsi="Times New Roman" w:cs="Times New Roman"/>
          <w:b/>
          <w:sz w:val="20"/>
          <w:szCs w:val="20"/>
        </w:rPr>
        <w:t>water treatment plants located in the provinces of Santa Elena and Guayas.</w:t>
      </w:r>
      <w:ins w:id="738" w:author="muyaguari@yahoo.com" w:date="2021-05-28T20:24:00Z">
        <w:r w:rsidR="00D5112C">
          <w:rPr>
            <w:rFonts w:ascii="Times New Roman" w:eastAsia="Times New Roman" w:hAnsi="Times New Roman" w:cs="Times New Roman"/>
            <w:b/>
            <w:sz w:val="20"/>
            <w:szCs w:val="20"/>
          </w:rPr>
          <w:t xml:space="preserve"> </w:t>
        </w:r>
      </w:ins>
      <w:r w:rsidRPr="00213D6C">
        <w:rPr>
          <w:rFonts w:ascii="Times New Roman" w:eastAsia="Times New Roman" w:hAnsi="Times New Roman" w:cs="Times New Roman"/>
          <w:b/>
          <w:sz w:val="20"/>
          <w:szCs w:val="20"/>
        </w:rPr>
        <w:t>LMP :limi</w:t>
      </w:r>
      <w:r w:rsidR="00213D6C">
        <w:rPr>
          <w:rFonts w:ascii="Times New Roman" w:eastAsia="Times New Roman" w:hAnsi="Times New Roman" w:cs="Times New Roman"/>
          <w:b/>
          <w:sz w:val="20"/>
          <w:szCs w:val="20"/>
        </w:rPr>
        <w:t xml:space="preserve">t for discharge in seawater. </w:t>
      </w:r>
      <w:commentRangeStart w:id="739"/>
      <w:r w:rsidR="00213D6C">
        <w:rPr>
          <w:rFonts w:ascii="Times New Roman" w:eastAsia="Times New Roman" w:hAnsi="Times New Roman" w:cs="Times New Roman"/>
          <w:b/>
          <w:sz w:val="20"/>
          <w:szCs w:val="20"/>
        </w:rPr>
        <w:t>t Student</w:t>
      </w:r>
      <w:commentRangeEnd w:id="739"/>
      <w:r w:rsidR="00D5112C">
        <w:rPr>
          <w:rStyle w:val="CommentReference"/>
        </w:rPr>
        <w:commentReference w:id="739"/>
      </w:r>
      <w:r w:rsidR="00213D6C">
        <w:rPr>
          <w:rFonts w:ascii="Times New Roman" w:eastAsia="Times New Roman" w:hAnsi="Times New Roman" w:cs="Times New Roman"/>
          <w:b/>
          <w:sz w:val="20"/>
          <w:szCs w:val="20"/>
        </w:rPr>
        <w:t xml:space="preserve">. </w:t>
      </w:r>
      <w:r w:rsidRPr="00213D6C">
        <w:rPr>
          <w:rFonts w:ascii="Times New Roman" w:eastAsia="Times New Roman" w:hAnsi="Times New Roman" w:cs="Times New Roman"/>
          <w:b/>
          <w:sz w:val="20"/>
          <w:szCs w:val="20"/>
        </w:rPr>
        <w:t xml:space="preserve"> </w:t>
      </w:r>
      <w:ins w:id="740" w:author="muyaguari@yahoo.com" w:date="2021-05-28T20:22:00Z">
        <w:r w:rsidR="00D5112C">
          <w:rPr>
            <w:rFonts w:ascii="Times New Roman" w:eastAsia="Times New Roman" w:hAnsi="Times New Roman" w:cs="Times New Roman"/>
            <w:b/>
            <w:sz w:val="20"/>
            <w:szCs w:val="20"/>
          </w:rPr>
          <w:t>p</w:t>
        </w:r>
      </w:ins>
      <w:del w:id="741" w:author="muyaguari@yahoo.com" w:date="2021-05-28T20:22:00Z">
        <w:r w:rsidR="00D5112C" w:rsidRPr="00213D6C" w:rsidDel="00D5112C">
          <w:rPr>
            <w:rFonts w:ascii="Times New Roman" w:eastAsia="Times New Roman" w:hAnsi="Times New Roman" w:cs="Times New Roman"/>
            <w:b/>
            <w:sz w:val="20"/>
            <w:szCs w:val="20"/>
          </w:rPr>
          <w:delText>P</w:delText>
        </w:r>
      </w:del>
      <w:ins w:id="742" w:author="muyaguari@yahoo.com" w:date="2021-05-28T20:22:00Z">
        <w:r w:rsidR="00D5112C">
          <w:rPr>
            <w:rFonts w:ascii="Times New Roman" w:eastAsia="Times New Roman" w:hAnsi="Times New Roman" w:cs="Times New Roman"/>
            <w:b/>
            <w:sz w:val="20"/>
            <w:szCs w:val="20"/>
          </w:rPr>
          <w:t>-</w:t>
        </w:r>
      </w:ins>
      <w:del w:id="743" w:author="muyaguari@yahoo.com" w:date="2021-05-28T20:22:00Z">
        <w:r w:rsidRPr="00213D6C" w:rsidDel="00D5112C">
          <w:rPr>
            <w:rFonts w:ascii="Times New Roman" w:eastAsia="Times New Roman" w:hAnsi="Times New Roman" w:cs="Times New Roman"/>
            <w:b/>
            <w:sz w:val="20"/>
            <w:szCs w:val="20"/>
          </w:rPr>
          <w:delText xml:space="preserve"> </w:delText>
        </w:r>
      </w:del>
      <w:r w:rsidRPr="00213D6C">
        <w:rPr>
          <w:rFonts w:ascii="Times New Roman" w:eastAsia="Times New Roman" w:hAnsi="Times New Roman" w:cs="Times New Roman"/>
          <w:b/>
          <w:sz w:val="20"/>
          <w:szCs w:val="20"/>
        </w:rPr>
        <w:t>value</w:t>
      </w:r>
      <w:commentRangeEnd w:id="734"/>
      <w:r w:rsidR="00D63E9F">
        <w:rPr>
          <w:rStyle w:val="CommentReference"/>
        </w:rPr>
        <w:commentReference w:id="734"/>
      </w:r>
      <w:r w:rsidRPr="00213D6C">
        <w:rPr>
          <w:rFonts w:ascii="Times New Roman" w:eastAsia="Times New Roman" w:hAnsi="Times New Roman" w:cs="Times New Roman"/>
          <w:b/>
          <w:sz w:val="20"/>
          <w:szCs w:val="20"/>
        </w:rPr>
        <w:t>.</w:t>
      </w:r>
    </w:p>
    <w:p w14:paraId="000000DF" w14:textId="77777777" w:rsidR="00E85944" w:rsidRDefault="00716926">
      <w:pPr>
        <w:spacing w:before="240" w:after="240"/>
        <w:jc w:val="both"/>
        <w:rPr>
          <w:rFonts w:ascii="Times New Roman" w:eastAsia="Times New Roman" w:hAnsi="Times New Roman" w:cs="Times New Roman"/>
          <w:sz w:val="24"/>
          <w:szCs w:val="24"/>
        </w:rPr>
      </w:pPr>
      <w:commentRangeStart w:id="744"/>
      <w:r>
        <w:rPr>
          <w:rFonts w:ascii="Times New Roman" w:eastAsia="Times New Roman" w:hAnsi="Times New Roman" w:cs="Times New Roman"/>
          <w:noProof/>
          <w:sz w:val="24"/>
          <w:szCs w:val="24"/>
          <w:lang w:val="es-ES"/>
        </w:rPr>
        <w:drawing>
          <wp:inline distT="114300" distB="114300" distL="114300" distR="114300" wp14:anchorId="765F8880" wp14:editId="4A0492E1">
            <wp:extent cx="5943600" cy="2057400"/>
            <wp:effectExtent l="0" t="0" r="0" b="0"/>
            <wp:docPr id="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943600" cy="2057400"/>
                    </a:xfrm>
                    <a:prstGeom prst="rect">
                      <a:avLst/>
                    </a:prstGeom>
                    <a:ln/>
                  </pic:spPr>
                </pic:pic>
              </a:graphicData>
            </a:graphic>
          </wp:inline>
        </w:drawing>
      </w:r>
      <w:commentRangeEnd w:id="744"/>
      <w:r w:rsidR="00D5112C">
        <w:rPr>
          <w:rStyle w:val="CommentReference"/>
        </w:rPr>
        <w:commentReference w:id="744"/>
      </w:r>
    </w:p>
    <w:p w14:paraId="000000E0" w14:textId="77777777" w:rsidR="00E85944" w:rsidRDefault="00E85944">
      <w:pPr>
        <w:spacing w:before="240" w:after="240"/>
        <w:jc w:val="both"/>
        <w:rPr>
          <w:rFonts w:ascii="Times New Roman" w:eastAsia="Times New Roman" w:hAnsi="Times New Roman" w:cs="Times New Roman"/>
          <w:sz w:val="24"/>
          <w:szCs w:val="24"/>
        </w:rPr>
      </w:pPr>
    </w:p>
    <w:p w14:paraId="000000E1" w14:textId="515E88BF" w:rsidR="00E85944" w:rsidRPr="002C7B9C" w:rsidRDefault="00716926">
      <w:pPr>
        <w:spacing w:before="240" w:after="240" w:line="480" w:lineRule="auto"/>
        <w:rPr>
          <w:rFonts w:ascii="Times New Roman" w:eastAsia="Times New Roman" w:hAnsi="Times New Roman" w:cs="Times New Roman"/>
          <w:b/>
          <w:sz w:val="24"/>
          <w:szCs w:val="24"/>
          <w:highlight w:val="yellow"/>
          <w:rPrChange w:id="745" w:author="Miguel Uyaguari" w:date="2021-07-08T16:14:00Z">
            <w:rPr>
              <w:rFonts w:ascii="Times New Roman" w:eastAsia="Times New Roman" w:hAnsi="Times New Roman" w:cs="Times New Roman"/>
              <w:b/>
              <w:sz w:val="24"/>
              <w:szCs w:val="24"/>
            </w:rPr>
          </w:rPrChange>
        </w:rPr>
      </w:pPr>
      <w:r w:rsidRPr="002C7B9C">
        <w:rPr>
          <w:rFonts w:ascii="Times New Roman" w:eastAsia="Times New Roman" w:hAnsi="Times New Roman" w:cs="Times New Roman"/>
          <w:b/>
          <w:sz w:val="24"/>
          <w:szCs w:val="24"/>
          <w:highlight w:val="yellow"/>
          <w:rPrChange w:id="746" w:author="Miguel Uyaguari" w:date="2021-07-08T16:14:00Z">
            <w:rPr>
              <w:rFonts w:ascii="Times New Roman" w:eastAsia="Times New Roman" w:hAnsi="Times New Roman" w:cs="Times New Roman"/>
              <w:b/>
              <w:sz w:val="24"/>
              <w:szCs w:val="24"/>
            </w:rPr>
          </w:rPrChange>
        </w:rPr>
        <w:t xml:space="preserve">Correlation between </w:t>
      </w:r>
      <w:del w:id="747" w:author="muyaguari@yahoo.com" w:date="2021-06-01T20:07:00Z">
        <w:r w:rsidRPr="002C7B9C" w:rsidDel="00D63E9F">
          <w:rPr>
            <w:rFonts w:ascii="Times New Roman" w:eastAsia="Times New Roman" w:hAnsi="Times New Roman" w:cs="Times New Roman"/>
            <w:b/>
            <w:sz w:val="24"/>
            <w:szCs w:val="24"/>
            <w:highlight w:val="yellow"/>
            <w:rPrChange w:id="748" w:author="Miguel Uyaguari" w:date="2021-07-08T16:14:00Z">
              <w:rPr>
                <w:rFonts w:ascii="Times New Roman" w:eastAsia="Times New Roman" w:hAnsi="Times New Roman" w:cs="Times New Roman"/>
                <w:b/>
                <w:sz w:val="24"/>
                <w:szCs w:val="24"/>
              </w:rPr>
            </w:rPrChange>
          </w:rPr>
          <w:delText>Physical,</w:delText>
        </w:r>
      </w:del>
      <w:proofErr w:type="spellStart"/>
      <w:ins w:id="749" w:author="muyaguari@yahoo.com" w:date="2021-06-01T20:07:00Z">
        <w:r w:rsidR="00D63E9F" w:rsidRPr="002C7B9C">
          <w:rPr>
            <w:rFonts w:ascii="Times New Roman" w:eastAsia="Times New Roman" w:hAnsi="Times New Roman" w:cs="Times New Roman"/>
            <w:b/>
            <w:sz w:val="24"/>
            <w:szCs w:val="24"/>
            <w:highlight w:val="yellow"/>
            <w:rPrChange w:id="750" w:author="Miguel Uyaguari" w:date="2021-07-08T16:14:00Z">
              <w:rPr>
                <w:rFonts w:ascii="Times New Roman" w:eastAsia="Times New Roman" w:hAnsi="Times New Roman" w:cs="Times New Roman"/>
                <w:b/>
                <w:sz w:val="24"/>
                <w:szCs w:val="24"/>
              </w:rPr>
            </w:rPrChange>
          </w:rPr>
          <w:t>physico</w:t>
        </w:r>
        <w:proofErr w:type="spellEnd"/>
        <w:r w:rsidR="00D63E9F" w:rsidRPr="002C7B9C">
          <w:rPr>
            <w:rFonts w:ascii="Times New Roman" w:eastAsia="Times New Roman" w:hAnsi="Times New Roman" w:cs="Times New Roman"/>
            <w:b/>
            <w:sz w:val="24"/>
            <w:szCs w:val="24"/>
            <w:highlight w:val="yellow"/>
            <w:rPrChange w:id="751" w:author="Miguel Uyaguari" w:date="2021-07-08T16:14:00Z">
              <w:rPr>
                <w:rFonts w:ascii="Times New Roman" w:eastAsia="Times New Roman" w:hAnsi="Times New Roman" w:cs="Times New Roman"/>
                <w:b/>
                <w:sz w:val="24"/>
                <w:szCs w:val="24"/>
              </w:rPr>
            </w:rPrChange>
          </w:rPr>
          <w:t>-</w:t>
        </w:r>
      </w:ins>
      <w:del w:id="752" w:author="muyaguari@yahoo.com" w:date="2021-06-01T20:07:00Z">
        <w:r w:rsidRPr="002C7B9C" w:rsidDel="00D63E9F">
          <w:rPr>
            <w:rFonts w:ascii="Times New Roman" w:eastAsia="Times New Roman" w:hAnsi="Times New Roman" w:cs="Times New Roman"/>
            <w:b/>
            <w:sz w:val="24"/>
            <w:szCs w:val="24"/>
            <w:highlight w:val="yellow"/>
            <w:rPrChange w:id="753" w:author="Miguel Uyaguari" w:date="2021-07-08T16:14:00Z">
              <w:rPr>
                <w:rFonts w:ascii="Times New Roman" w:eastAsia="Times New Roman" w:hAnsi="Times New Roman" w:cs="Times New Roman"/>
                <w:b/>
                <w:sz w:val="24"/>
                <w:szCs w:val="24"/>
              </w:rPr>
            </w:rPrChange>
          </w:rPr>
          <w:delText xml:space="preserve"> </w:delText>
        </w:r>
      </w:del>
      <w:r w:rsidRPr="002C7B9C">
        <w:rPr>
          <w:rFonts w:ascii="Times New Roman" w:eastAsia="Times New Roman" w:hAnsi="Times New Roman" w:cs="Times New Roman"/>
          <w:b/>
          <w:sz w:val="24"/>
          <w:szCs w:val="24"/>
          <w:highlight w:val="yellow"/>
          <w:rPrChange w:id="754" w:author="Miguel Uyaguari" w:date="2021-07-08T16:14:00Z">
            <w:rPr>
              <w:rFonts w:ascii="Times New Roman" w:eastAsia="Times New Roman" w:hAnsi="Times New Roman" w:cs="Times New Roman"/>
              <w:b/>
              <w:sz w:val="24"/>
              <w:szCs w:val="24"/>
            </w:rPr>
          </w:rPrChange>
        </w:rPr>
        <w:t>chemical and microbiological parameters</w:t>
      </w:r>
    </w:p>
    <w:p w14:paraId="000000E4" w14:textId="687B58F2" w:rsidR="00E85944" w:rsidRPr="00251A7D" w:rsidRDefault="00716926">
      <w:pPr>
        <w:spacing w:before="240" w:after="240" w:line="240" w:lineRule="auto"/>
        <w:jc w:val="both"/>
        <w:rPr>
          <w:rFonts w:ascii="Times New Roman" w:eastAsia="Times New Roman" w:hAnsi="Times New Roman" w:cs="Times New Roman"/>
          <w:strike/>
          <w:sz w:val="24"/>
          <w:szCs w:val="24"/>
          <w:rPrChange w:id="755" w:author="muyaguari@yahoo.com" w:date="2021-06-01T18:25:00Z">
            <w:rPr>
              <w:rFonts w:ascii="Times New Roman" w:eastAsia="Times New Roman" w:hAnsi="Times New Roman" w:cs="Times New Roman"/>
              <w:sz w:val="24"/>
              <w:szCs w:val="24"/>
            </w:rPr>
          </w:rPrChange>
        </w:rPr>
      </w:pPr>
      <w:r w:rsidRPr="002C7B9C">
        <w:rPr>
          <w:rFonts w:ascii="Times New Roman" w:eastAsia="Times New Roman" w:hAnsi="Times New Roman" w:cs="Times New Roman"/>
          <w:sz w:val="24"/>
          <w:szCs w:val="24"/>
          <w:highlight w:val="yellow"/>
          <w:rPrChange w:id="756" w:author="Miguel Uyaguari" w:date="2021-07-08T16:14:00Z">
            <w:rPr>
              <w:rFonts w:ascii="Times New Roman" w:eastAsia="Times New Roman" w:hAnsi="Times New Roman" w:cs="Times New Roman"/>
              <w:sz w:val="24"/>
              <w:szCs w:val="24"/>
            </w:rPr>
          </w:rPrChange>
        </w:rPr>
        <w:t xml:space="preserve">An analysis of principal components was </w:t>
      </w:r>
      <w:del w:id="757" w:author="muyaguari@yahoo.com" w:date="2021-06-01T20:08:00Z">
        <w:r w:rsidRPr="002C7B9C" w:rsidDel="006E66DB">
          <w:rPr>
            <w:rFonts w:ascii="Times New Roman" w:eastAsia="Times New Roman" w:hAnsi="Times New Roman" w:cs="Times New Roman"/>
            <w:sz w:val="24"/>
            <w:szCs w:val="24"/>
            <w:highlight w:val="yellow"/>
            <w:rPrChange w:id="758" w:author="Miguel Uyaguari" w:date="2021-07-08T16:14:00Z">
              <w:rPr>
                <w:rFonts w:ascii="Times New Roman" w:eastAsia="Times New Roman" w:hAnsi="Times New Roman" w:cs="Times New Roman"/>
                <w:sz w:val="24"/>
                <w:szCs w:val="24"/>
              </w:rPr>
            </w:rPrChange>
          </w:rPr>
          <w:delText>carried out</w:delText>
        </w:r>
      </w:del>
      <w:ins w:id="759" w:author="muyaguari@yahoo.com" w:date="2021-06-01T20:08:00Z">
        <w:r w:rsidR="006E66DB" w:rsidRPr="002C7B9C">
          <w:rPr>
            <w:rFonts w:ascii="Times New Roman" w:eastAsia="Times New Roman" w:hAnsi="Times New Roman" w:cs="Times New Roman"/>
            <w:sz w:val="24"/>
            <w:szCs w:val="24"/>
            <w:highlight w:val="yellow"/>
            <w:rPrChange w:id="760" w:author="Miguel Uyaguari" w:date="2021-07-08T16:14:00Z">
              <w:rPr>
                <w:rFonts w:ascii="Times New Roman" w:eastAsia="Times New Roman" w:hAnsi="Times New Roman" w:cs="Times New Roman"/>
                <w:sz w:val="24"/>
                <w:szCs w:val="24"/>
              </w:rPr>
            </w:rPrChange>
          </w:rPr>
          <w:t>conducted. We observed</w:t>
        </w:r>
      </w:ins>
      <w:del w:id="761" w:author="muyaguari@yahoo.com" w:date="2021-06-01T20:08:00Z">
        <w:r w:rsidRPr="002C7B9C" w:rsidDel="006E66DB">
          <w:rPr>
            <w:rFonts w:ascii="Times New Roman" w:eastAsia="Times New Roman" w:hAnsi="Times New Roman" w:cs="Times New Roman"/>
            <w:sz w:val="24"/>
            <w:szCs w:val="24"/>
            <w:highlight w:val="yellow"/>
            <w:rPrChange w:id="762" w:author="Miguel Uyaguari" w:date="2021-07-08T16:14:00Z">
              <w:rPr>
                <w:rFonts w:ascii="Times New Roman" w:eastAsia="Times New Roman" w:hAnsi="Times New Roman" w:cs="Times New Roman"/>
                <w:sz w:val="24"/>
                <w:szCs w:val="24"/>
              </w:rPr>
            </w:rPrChange>
          </w:rPr>
          <w:delText>,</w:delText>
        </w:r>
      </w:del>
      <w:r w:rsidRPr="002C7B9C">
        <w:rPr>
          <w:rFonts w:ascii="Times New Roman" w:eastAsia="Times New Roman" w:hAnsi="Times New Roman" w:cs="Times New Roman"/>
          <w:sz w:val="24"/>
          <w:szCs w:val="24"/>
          <w:highlight w:val="yellow"/>
          <w:rPrChange w:id="763" w:author="Miguel Uyaguari" w:date="2021-07-08T16:14:00Z">
            <w:rPr>
              <w:rFonts w:ascii="Times New Roman" w:eastAsia="Times New Roman" w:hAnsi="Times New Roman" w:cs="Times New Roman"/>
              <w:sz w:val="24"/>
              <w:szCs w:val="24"/>
            </w:rPr>
          </w:rPrChange>
        </w:rPr>
        <w:t xml:space="preserve"> </w:t>
      </w:r>
      <w:del w:id="764" w:author="muyaguari@yahoo.com" w:date="2021-06-01T20:08:00Z">
        <w:r w:rsidRPr="002C7B9C" w:rsidDel="006E66DB">
          <w:rPr>
            <w:rFonts w:ascii="Times New Roman" w:eastAsia="Times New Roman" w:hAnsi="Times New Roman" w:cs="Times New Roman"/>
            <w:sz w:val="24"/>
            <w:szCs w:val="24"/>
            <w:highlight w:val="yellow"/>
            <w:rPrChange w:id="765" w:author="Miguel Uyaguari" w:date="2021-07-08T16:14:00Z">
              <w:rPr>
                <w:rFonts w:ascii="Times New Roman" w:eastAsia="Times New Roman" w:hAnsi="Times New Roman" w:cs="Times New Roman"/>
                <w:sz w:val="24"/>
                <w:szCs w:val="24"/>
              </w:rPr>
            </w:rPrChange>
          </w:rPr>
          <w:delText xml:space="preserve">where it was evidenced </w:delText>
        </w:r>
      </w:del>
      <w:ins w:id="766" w:author="muyaguari@yahoo.com" w:date="2021-06-01T20:08:00Z">
        <w:r w:rsidR="006E66DB" w:rsidRPr="002C7B9C">
          <w:rPr>
            <w:rFonts w:ascii="Times New Roman" w:eastAsia="Times New Roman" w:hAnsi="Times New Roman" w:cs="Times New Roman"/>
            <w:sz w:val="24"/>
            <w:szCs w:val="24"/>
            <w:highlight w:val="yellow"/>
            <w:rPrChange w:id="767" w:author="Miguel Uyaguari" w:date="2021-07-08T16:14:00Z">
              <w:rPr>
                <w:rFonts w:ascii="Times New Roman" w:eastAsia="Times New Roman" w:hAnsi="Times New Roman" w:cs="Times New Roman"/>
                <w:sz w:val="24"/>
                <w:szCs w:val="24"/>
              </w:rPr>
            </w:rPrChange>
          </w:rPr>
          <w:t xml:space="preserve">that </w:t>
        </w:r>
      </w:ins>
      <w:del w:id="768" w:author="muyaguari@yahoo.com" w:date="2021-06-01T20:08:00Z">
        <w:r w:rsidRPr="002C7B9C" w:rsidDel="006E66DB">
          <w:rPr>
            <w:rFonts w:ascii="Times New Roman" w:eastAsia="Times New Roman" w:hAnsi="Times New Roman" w:cs="Times New Roman"/>
            <w:sz w:val="24"/>
            <w:szCs w:val="24"/>
            <w:highlight w:val="yellow"/>
            <w:rPrChange w:id="769" w:author="Miguel Uyaguari" w:date="2021-07-08T16:14:00Z">
              <w:rPr>
                <w:rFonts w:ascii="Times New Roman" w:eastAsia="Times New Roman" w:hAnsi="Times New Roman" w:cs="Times New Roman"/>
                <w:sz w:val="24"/>
                <w:szCs w:val="24"/>
              </w:rPr>
            </w:rPrChange>
          </w:rPr>
          <w:delText xml:space="preserve">that </w:delText>
        </w:r>
      </w:del>
      <w:r w:rsidRPr="002C7B9C">
        <w:rPr>
          <w:rFonts w:ascii="Times New Roman" w:eastAsia="Times New Roman" w:hAnsi="Times New Roman" w:cs="Times New Roman"/>
          <w:sz w:val="24"/>
          <w:szCs w:val="24"/>
          <w:highlight w:val="yellow"/>
          <w:rPrChange w:id="770" w:author="Miguel Uyaguari" w:date="2021-07-08T16:14:00Z">
            <w:rPr>
              <w:rFonts w:ascii="Times New Roman" w:eastAsia="Times New Roman" w:hAnsi="Times New Roman" w:cs="Times New Roman"/>
              <w:sz w:val="24"/>
              <w:szCs w:val="24"/>
            </w:rPr>
          </w:rPrChange>
        </w:rPr>
        <w:t xml:space="preserve">four </w:t>
      </w:r>
      <w:del w:id="771" w:author="muyaguari@yahoo.com" w:date="2021-05-28T20:26:00Z">
        <w:r w:rsidRPr="002C7B9C" w:rsidDel="009C23BE">
          <w:rPr>
            <w:rFonts w:ascii="Times New Roman" w:eastAsia="Times New Roman" w:hAnsi="Times New Roman" w:cs="Times New Roman"/>
            <w:sz w:val="24"/>
            <w:szCs w:val="24"/>
            <w:highlight w:val="yellow"/>
            <w:rPrChange w:id="772" w:author="Miguel Uyaguari" w:date="2021-07-08T16:14:00Z">
              <w:rPr>
                <w:rFonts w:ascii="Times New Roman" w:eastAsia="Times New Roman" w:hAnsi="Times New Roman" w:cs="Times New Roman"/>
                <w:sz w:val="24"/>
                <w:szCs w:val="24"/>
              </w:rPr>
            </w:rPrChange>
          </w:rPr>
          <w:delText>of them</w:delText>
        </w:r>
      </w:del>
      <w:ins w:id="773" w:author="muyaguari@yahoo.com" w:date="2021-05-28T20:26:00Z">
        <w:r w:rsidR="009C23BE" w:rsidRPr="002C7B9C">
          <w:rPr>
            <w:rFonts w:ascii="Times New Roman" w:eastAsia="Times New Roman" w:hAnsi="Times New Roman" w:cs="Times New Roman"/>
            <w:sz w:val="24"/>
            <w:szCs w:val="24"/>
            <w:highlight w:val="yellow"/>
            <w:rPrChange w:id="774" w:author="Miguel Uyaguari" w:date="2021-07-08T16:14:00Z">
              <w:rPr>
                <w:rFonts w:ascii="Times New Roman" w:eastAsia="Times New Roman" w:hAnsi="Times New Roman" w:cs="Times New Roman"/>
                <w:sz w:val="24"/>
                <w:szCs w:val="24"/>
              </w:rPr>
            </w:rPrChange>
          </w:rPr>
          <w:t>components</w:t>
        </w:r>
      </w:ins>
      <w:r w:rsidRPr="002C7B9C">
        <w:rPr>
          <w:rFonts w:ascii="Times New Roman" w:eastAsia="Times New Roman" w:hAnsi="Times New Roman" w:cs="Times New Roman"/>
          <w:sz w:val="24"/>
          <w:szCs w:val="24"/>
          <w:highlight w:val="yellow"/>
          <w:rPrChange w:id="775" w:author="Miguel Uyaguari" w:date="2021-07-08T16:14:00Z">
            <w:rPr>
              <w:rFonts w:ascii="Times New Roman" w:eastAsia="Times New Roman" w:hAnsi="Times New Roman" w:cs="Times New Roman"/>
              <w:sz w:val="24"/>
              <w:szCs w:val="24"/>
            </w:rPr>
          </w:rPrChange>
        </w:rPr>
        <w:t xml:space="preserve"> explained 80% of the correlation between variables (Figure 4). </w:t>
      </w:r>
      <w:commentRangeStart w:id="776"/>
      <w:r w:rsidRPr="002C7B9C">
        <w:rPr>
          <w:rFonts w:ascii="Times New Roman" w:eastAsia="Times New Roman" w:hAnsi="Times New Roman" w:cs="Times New Roman"/>
          <w:sz w:val="24"/>
          <w:szCs w:val="24"/>
          <w:highlight w:val="yellow"/>
          <w:rPrChange w:id="777" w:author="Miguel Uyaguari" w:date="2021-07-08T16:14:00Z">
            <w:rPr>
              <w:rFonts w:ascii="Times New Roman" w:eastAsia="Times New Roman" w:hAnsi="Times New Roman" w:cs="Times New Roman"/>
              <w:sz w:val="24"/>
              <w:szCs w:val="24"/>
            </w:rPr>
          </w:rPrChange>
        </w:rPr>
        <w:t xml:space="preserve">The first </w:t>
      </w:r>
      <w:del w:id="778" w:author="muyaguari@yahoo.com" w:date="2021-06-01T20:09:00Z">
        <w:r w:rsidRPr="002C7B9C" w:rsidDel="006E66DB">
          <w:rPr>
            <w:rFonts w:ascii="Times New Roman" w:eastAsia="Times New Roman" w:hAnsi="Times New Roman" w:cs="Times New Roman"/>
            <w:sz w:val="24"/>
            <w:szCs w:val="24"/>
            <w:highlight w:val="yellow"/>
            <w:rPrChange w:id="779" w:author="Miguel Uyaguari" w:date="2021-07-08T16:14:00Z">
              <w:rPr>
                <w:rFonts w:ascii="Times New Roman" w:eastAsia="Times New Roman" w:hAnsi="Times New Roman" w:cs="Times New Roman"/>
                <w:sz w:val="24"/>
                <w:szCs w:val="24"/>
              </w:rPr>
            </w:rPrChange>
          </w:rPr>
          <w:delText>component</w:delText>
        </w:r>
      </w:del>
      <w:ins w:id="780" w:author="muyaguari@yahoo.com" w:date="2021-06-01T20:09:00Z">
        <w:r w:rsidR="006E66DB" w:rsidRPr="002C7B9C">
          <w:rPr>
            <w:rFonts w:ascii="Times New Roman" w:eastAsia="Times New Roman" w:hAnsi="Times New Roman" w:cs="Times New Roman"/>
            <w:sz w:val="24"/>
            <w:szCs w:val="24"/>
            <w:highlight w:val="yellow"/>
            <w:rPrChange w:id="781" w:author="Miguel Uyaguari" w:date="2021-07-08T16:14:00Z">
              <w:rPr>
                <w:rFonts w:ascii="Times New Roman" w:eastAsia="Times New Roman" w:hAnsi="Times New Roman" w:cs="Times New Roman"/>
                <w:sz w:val="24"/>
                <w:szCs w:val="24"/>
              </w:rPr>
            </w:rPrChange>
          </w:rPr>
          <w:t>dimension</w:t>
        </w:r>
      </w:ins>
      <w:r w:rsidRPr="002C7B9C">
        <w:rPr>
          <w:rFonts w:ascii="Times New Roman" w:eastAsia="Times New Roman" w:hAnsi="Times New Roman" w:cs="Times New Roman"/>
          <w:sz w:val="24"/>
          <w:szCs w:val="24"/>
          <w:highlight w:val="yellow"/>
          <w:rPrChange w:id="782" w:author="Miguel Uyaguari" w:date="2021-07-08T16:14:00Z">
            <w:rPr>
              <w:rFonts w:ascii="Times New Roman" w:eastAsia="Times New Roman" w:hAnsi="Times New Roman" w:cs="Times New Roman"/>
              <w:sz w:val="24"/>
              <w:szCs w:val="24"/>
            </w:rPr>
          </w:rPrChange>
        </w:rPr>
        <w:t>, Dim</w:t>
      </w:r>
      <w:del w:id="783" w:author="muyaguari@yahoo.com" w:date="2021-06-01T18:20:00Z">
        <w:r w:rsidRPr="002C7B9C" w:rsidDel="00251A7D">
          <w:rPr>
            <w:rFonts w:ascii="Times New Roman" w:eastAsia="Times New Roman" w:hAnsi="Times New Roman" w:cs="Times New Roman"/>
            <w:sz w:val="24"/>
            <w:szCs w:val="24"/>
            <w:highlight w:val="yellow"/>
            <w:rPrChange w:id="784" w:author="Miguel Uyaguari" w:date="2021-07-08T16:14:00Z">
              <w:rPr>
                <w:rFonts w:ascii="Times New Roman" w:eastAsia="Times New Roman" w:hAnsi="Times New Roman" w:cs="Times New Roman"/>
                <w:sz w:val="24"/>
                <w:szCs w:val="24"/>
              </w:rPr>
            </w:rPrChange>
          </w:rPr>
          <w:delText xml:space="preserve"> </w:delText>
        </w:r>
      </w:del>
      <w:r w:rsidRPr="002C7B9C">
        <w:rPr>
          <w:rFonts w:ascii="Times New Roman" w:eastAsia="Times New Roman" w:hAnsi="Times New Roman" w:cs="Times New Roman"/>
          <w:sz w:val="24"/>
          <w:szCs w:val="24"/>
          <w:highlight w:val="yellow"/>
          <w:rPrChange w:id="785" w:author="Miguel Uyaguari" w:date="2021-07-08T16:14:00Z">
            <w:rPr>
              <w:rFonts w:ascii="Times New Roman" w:eastAsia="Times New Roman" w:hAnsi="Times New Roman" w:cs="Times New Roman"/>
              <w:sz w:val="24"/>
              <w:szCs w:val="24"/>
            </w:rPr>
          </w:rPrChange>
        </w:rPr>
        <w:t xml:space="preserve">1, </w:t>
      </w:r>
      <w:del w:id="786" w:author="muyaguari@yahoo.com" w:date="2021-05-28T20:27:00Z">
        <w:r w:rsidRPr="002C7B9C" w:rsidDel="009C23BE">
          <w:rPr>
            <w:rFonts w:ascii="Times New Roman" w:eastAsia="Times New Roman" w:hAnsi="Times New Roman" w:cs="Times New Roman"/>
            <w:sz w:val="24"/>
            <w:szCs w:val="24"/>
            <w:highlight w:val="yellow"/>
            <w:rPrChange w:id="787" w:author="Miguel Uyaguari" w:date="2021-07-08T16:14:00Z">
              <w:rPr>
                <w:rFonts w:ascii="Times New Roman" w:eastAsia="Times New Roman" w:hAnsi="Times New Roman" w:cs="Times New Roman"/>
                <w:sz w:val="24"/>
                <w:szCs w:val="24"/>
              </w:rPr>
            </w:rPrChange>
          </w:rPr>
          <w:delText xml:space="preserve">shows </w:delText>
        </w:r>
      </w:del>
      <w:ins w:id="788" w:author="muyaguari@yahoo.com" w:date="2021-05-28T20:27:00Z">
        <w:r w:rsidR="009C23BE" w:rsidRPr="002C7B9C">
          <w:rPr>
            <w:rFonts w:ascii="Times New Roman" w:eastAsia="Times New Roman" w:hAnsi="Times New Roman" w:cs="Times New Roman"/>
            <w:sz w:val="24"/>
            <w:szCs w:val="24"/>
            <w:highlight w:val="yellow"/>
            <w:rPrChange w:id="789" w:author="Miguel Uyaguari" w:date="2021-07-08T16:14:00Z">
              <w:rPr>
                <w:rFonts w:ascii="Times New Roman" w:eastAsia="Times New Roman" w:hAnsi="Times New Roman" w:cs="Times New Roman"/>
                <w:sz w:val="24"/>
                <w:szCs w:val="24"/>
              </w:rPr>
            </w:rPrChange>
          </w:rPr>
          <w:t xml:space="preserve">depicts </w:t>
        </w:r>
      </w:ins>
      <w:del w:id="790" w:author="muyaguari@yahoo.com" w:date="2021-05-28T20:27:00Z">
        <w:r w:rsidRPr="002C7B9C" w:rsidDel="009C23BE">
          <w:rPr>
            <w:rFonts w:ascii="Times New Roman" w:eastAsia="Times New Roman" w:hAnsi="Times New Roman" w:cs="Times New Roman"/>
            <w:sz w:val="24"/>
            <w:szCs w:val="24"/>
            <w:highlight w:val="yellow"/>
            <w:rPrChange w:id="791" w:author="Miguel Uyaguari" w:date="2021-07-08T16:14:00Z">
              <w:rPr>
                <w:rFonts w:ascii="Times New Roman" w:eastAsia="Times New Roman" w:hAnsi="Times New Roman" w:cs="Times New Roman"/>
                <w:sz w:val="24"/>
                <w:szCs w:val="24"/>
              </w:rPr>
            </w:rPrChange>
          </w:rPr>
          <w:delText xml:space="preserve">the </w:delText>
        </w:r>
      </w:del>
      <w:ins w:id="792" w:author="muyaguari@yahoo.com" w:date="2021-05-28T20:27:00Z">
        <w:r w:rsidR="009C23BE" w:rsidRPr="002C7B9C">
          <w:rPr>
            <w:rFonts w:ascii="Times New Roman" w:eastAsia="Times New Roman" w:hAnsi="Times New Roman" w:cs="Times New Roman"/>
            <w:sz w:val="24"/>
            <w:szCs w:val="24"/>
            <w:highlight w:val="yellow"/>
            <w:rPrChange w:id="793" w:author="Miguel Uyaguari" w:date="2021-07-08T16:14:00Z">
              <w:rPr>
                <w:rFonts w:ascii="Times New Roman" w:eastAsia="Times New Roman" w:hAnsi="Times New Roman" w:cs="Times New Roman"/>
                <w:sz w:val="24"/>
                <w:szCs w:val="24"/>
              </w:rPr>
            </w:rPrChange>
          </w:rPr>
          <w:t xml:space="preserve">a </w:t>
        </w:r>
      </w:ins>
      <w:r w:rsidRPr="002C7B9C">
        <w:rPr>
          <w:rFonts w:ascii="Times New Roman" w:eastAsia="Times New Roman" w:hAnsi="Times New Roman" w:cs="Times New Roman"/>
          <w:sz w:val="24"/>
          <w:szCs w:val="24"/>
          <w:highlight w:val="yellow"/>
          <w:rPrChange w:id="794" w:author="Miguel Uyaguari" w:date="2021-07-08T16:14:00Z">
            <w:rPr>
              <w:rFonts w:ascii="Times New Roman" w:eastAsia="Times New Roman" w:hAnsi="Times New Roman" w:cs="Times New Roman"/>
              <w:sz w:val="24"/>
              <w:szCs w:val="24"/>
            </w:rPr>
          </w:rPrChange>
        </w:rPr>
        <w:lastRenderedPageBreak/>
        <w:t xml:space="preserve">correlation between BOD and COD concentration; and CP2 </w:t>
      </w:r>
      <w:del w:id="795" w:author="muyaguari@yahoo.com" w:date="2021-05-28T20:27:00Z">
        <w:r w:rsidRPr="002C7B9C" w:rsidDel="009C23BE">
          <w:rPr>
            <w:rFonts w:ascii="Times New Roman" w:eastAsia="Times New Roman" w:hAnsi="Times New Roman" w:cs="Times New Roman"/>
            <w:sz w:val="24"/>
            <w:szCs w:val="24"/>
            <w:highlight w:val="yellow"/>
            <w:rPrChange w:id="796" w:author="Miguel Uyaguari" w:date="2021-07-08T16:14:00Z">
              <w:rPr>
                <w:rFonts w:ascii="Times New Roman" w:eastAsia="Times New Roman" w:hAnsi="Times New Roman" w:cs="Times New Roman"/>
                <w:sz w:val="24"/>
                <w:szCs w:val="24"/>
              </w:rPr>
            </w:rPrChange>
          </w:rPr>
          <w:delText xml:space="preserve">showed </w:delText>
        </w:r>
      </w:del>
      <w:ins w:id="797" w:author="muyaguari@yahoo.com" w:date="2021-05-28T20:27:00Z">
        <w:r w:rsidR="009C23BE" w:rsidRPr="002C7B9C">
          <w:rPr>
            <w:rFonts w:ascii="Times New Roman" w:eastAsia="Times New Roman" w:hAnsi="Times New Roman" w:cs="Times New Roman"/>
            <w:sz w:val="24"/>
            <w:szCs w:val="24"/>
            <w:highlight w:val="yellow"/>
            <w:rPrChange w:id="798" w:author="Miguel Uyaguari" w:date="2021-07-08T16:14:00Z">
              <w:rPr>
                <w:rFonts w:ascii="Times New Roman" w:eastAsia="Times New Roman" w:hAnsi="Times New Roman" w:cs="Times New Roman"/>
                <w:sz w:val="24"/>
                <w:szCs w:val="24"/>
              </w:rPr>
            </w:rPrChange>
          </w:rPr>
          <w:t xml:space="preserve">shows </w:t>
        </w:r>
      </w:ins>
      <w:r w:rsidRPr="002C7B9C">
        <w:rPr>
          <w:rFonts w:ascii="Times New Roman" w:eastAsia="Times New Roman" w:hAnsi="Times New Roman" w:cs="Times New Roman"/>
          <w:sz w:val="24"/>
          <w:szCs w:val="24"/>
          <w:highlight w:val="yellow"/>
          <w:rPrChange w:id="799" w:author="Miguel Uyaguari" w:date="2021-07-08T16:14:00Z">
            <w:rPr>
              <w:rFonts w:ascii="Times New Roman" w:eastAsia="Times New Roman" w:hAnsi="Times New Roman" w:cs="Times New Roman"/>
              <w:sz w:val="24"/>
              <w:szCs w:val="24"/>
            </w:rPr>
          </w:rPrChange>
        </w:rPr>
        <w:t xml:space="preserve">a relationship between the concentration of </w:t>
      </w:r>
      <w:r w:rsidRPr="002C7B9C">
        <w:rPr>
          <w:rFonts w:ascii="Times New Roman" w:eastAsia="Times New Roman" w:hAnsi="Times New Roman" w:cs="Times New Roman"/>
          <w:i/>
          <w:sz w:val="24"/>
          <w:szCs w:val="24"/>
          <w:highlight w:val="yellow"/>
          <w:rPrChange w:id="800" w:author="Miguel Uyaguari" w:date="2021-07-08T16:14:00Z">
            <w:rPr>
              <w:rFonts w:ascii="Times New Roman" w:eastAsia="Times New Roman" w:hAnsi="Times New Roman" w:cs="Times New Roman"/>
              <w:i/>
              <w:sz w:val="24"/>
              <w:szCs w:val="24"/>
            </w:rPr>
          </w:rPrChange>
        </w:rPr>
        <w:t xml:space="preserve">E. coli </w:t>
      </w:r>
      <w:r w:rsidRPr="002C7B9C">
        <w:rPr>
          <w:rFonts w:ascii="Times New Roman" w:eastAsia="Times New Roman" w:hAnsi="Times New Roman" w:cs="Times New Roman"/>
          <w:sz w:val="24"/>
          <w:szCs w:val="24"/>
          <w:highlight w:val="yellow"/>
          <w:rPrChange w:id="801" w:author="Miguel Uyaguari" w:date="2021-07-08T16:14:00Z">
            <w:rPr>
              <w:rFonts w:ascii="Times New Roman" w:eastAsia="Times New Roman" w:hAnsi="Times New Roman" w:cs="Times New Roman"/>
              <w:sz w:val="24"/>
              <w:szCs w:val="24"/>
            </w:rPr>
          </w:rPrChange>
        </w:rPr>
        <w:t xml:space="preserve">and fecal coliforms. </w:t>
      </w:r>
      <w:commentRangeEnd w:id="776"/>
      <w:r w:rsidR="006E66DB" w:rsidRPr="002C7B9C">
        <w:rPr>
          <w:rStyle w:val="CommentReference"/>
          <w:highlight w:val="yellow"/>
          <w:rPrChange w:id="802" w:author="Miguel Uyaguari" w:date="2021-07-08T16:14:00Z">
            <w:rPr>
              <w:rStyle w:val="CommentReference"/>
            </w:rPr>
          </w:rPrChange>
        </w:rPr>
        <w:commentReference w:id="776"/>
      </w:r>
      <w:r w:rsidRPr="002C7B9C">
        <w:rPr>
          <w:rFonts w:ascii="Times New Roman" w:eastAsia="Times New Roman" w:hAnsi="Times New Roman" w:cs="Times New Roman"/>
          <w:sz w:val="24"/>
          <w:szCs w:val="24"/>
          <w:highlight w:val="yellow"/>
          <w:rPrChange w:id="803" w:author="Miguel Uyaguari" w:date="2021-07-08T16:14:00Z">
            <w:rPr>
              <w:rFonts w:ascii="Times New Roman" w:eastAsia="Times New Roman" w:hAnsi="Times New Roman" w:cs="Times New Roman"/>
              <w:sz w:val="24"/>
              <w:szCs w:val="24"/>
            </w:rPr>
          </w:rPrChange>
        </w:rPr>
        <w:t>The analysis showed a strong correlation</w:t>
      </w:r>
      <w:del w:id="804" w:author="muyaguari@yahoo.com" w:date="2021-05-28T20:27:00Z">
        <w:r w:rsidRPr="002C7B9C" w:rsidDel="009C23BE">
          <w:rPr>
            <w:rFonts w:ascii="Times New Roman" w:eastAsia="Times New Roman" w:hAnsi="Times New Roman" w:cs="Times New Roman"/>
            <w:sz w:val="24"/>
            <w:szCs w:val="24"/>
            <w:highlight w:val="yellow"/>
            <w:rPrChange w:id="805" w:author="Miguel Uyaguari" w:date="2021-07-08T16:14:00Z">
              <w:rPr>
                <w:rFonts w:ascii="Times New Roman" w:eastAsia="Times New Roman" w:hAnsi="Times New Roman" w:cs="Times New Roman"/>
                <w:sz w:val="24"/>
                <w:szCs w:val="24"/>
              </w:rPr>
            </w:rPrChange>
          </w:rPr>
          <w:delText xml:space="preserve"> </w:delText>
        </w:r>
      </w:del>
      <w:r w:rsidRPr="002C7B9C">
        <w:rPr>
          <w:rFonts w:ascii="Times New Roman" w:eastAsia="Times New Roman" w:hAnsi="Times New Roman" w:cs="Times New Roman"/>
          <w:sz w:val="24"/>
          <w:szCs w:val="24"/>
          <w:highlight w:val="yellow"/>
          <w:rPrChange w:id="806" w:author="Miguel Uyaguari" w:date="2021-07-08T16:14:00Z">
            <w:rPr>
              <w:rFonts w:ascii="Times New Roman" w:eastAsia="Times New Roman" w:hAnsi="Times New Roman" w:cs="Times New Roman"/>
              <w:sz w:val="24"/>
              <w:szCs w:val="24"/>
            </w:rPr>
          </w:rPrChange>
        </w:rPr>
        <w:t xml:space="preserve"> </w:t>
      </w:r>
      <w:proofErr w:type="gramStart"/>
      <w:r w:rsidRPr="002C7B9C">
        <w:rPr>
          <w:rFonts w:ascii="Times New Roman" w:eastAsia="Times New Roman" w:hAnsi="Times New Roman" w:cs="Times New Roman"/>
          <w:sz w:val="24"/>
          <w:szCs w:val="24"/>
          <w:highlight w:val="yellow"/>
          <w:rPrChange w:id="807" w:author="Miguel Uyaguari" w:date="2021-07-08T16:14:00Z">
            <w:rPr>
              <w:rFonts w:ascii="Times New Roman" w:eastAsia="Times New Roman" w:hAnsi="Times New Roman" w:cs="Times New Roman"/>
              <w:sz w:val="24"/>
              <w:szCs w:val="24"/>
            </w:rPr>
          </w:rPrChange>
        </w:rPr>
        <w:t xml:space="preserve">between  </w:t>
      </w:r>
      <w:r w:rsidRPr="002C7B9C">
        <w:rPr>
          <w:rFonts w:ascii="Times New Roman" w:eastAsia="Times New Roman" w:hAnsi="Times New Roman" w:cs="Times New Roman"/>
          <w:i/>
          <w:sz w:val="24"/>
          <w:szCs w:val="24"/>
          <w:highlight w:val="yellow"/>
          <w:rPrChange w:id="808" w:author="Miguel Uyaguari" w:date="2021-07-08T16:14:00Z">
            <w:rPr>
              <w:rFonts w:ascii="Times New Roman" w:eastAsia="Times New Roman" w:hAnsi="Times New Roman" w:cs="Times New Roman"/>
              <w:i/>
              <w:sz w:val="24"/>
              <w:szCs w:val="24"/>
            </w:rPr>
          </w:rPrChange>
        </w:rPr>
        <w:t>E.</w:t>
      </w:r>
      <w:proofErr w:type="gramEnd"/>
      <w:r w:rsidRPr="002C7B9C">
        <w:rPr>
          <w:rFonts w:ascii="Times New Roman" w:eastAsia="Times New Roman" w:hAnsi="Times New Roman" w:cs="Times New Roman"/>
          <w:i/>
          <w:sz w:val="24"/>
          <w:szCs w:val="24"/>
          <w:highlight w:val="yellow"/>
          <w:rPrChange w:id="809" w:author="Miguel Uyaguari" w:date="2021-07-08T16:14:00Z">
            <w:rPr>
              <w:rFonts w:ascii="Times New Roman" w:eastAsia="Times New Roman" w:hAnsi="Times New Roman" w:cs="Times New Roman"/>
              <w:i/>
              <w:sz w:val="24"/>
              <w:szCs w:val="24"/>
            </w:rPr>
          </w:rPrChange>
        </w:rPr>
        <w:t xml:space="preserve"> coli</w:t>
      </w:r>
      <w:r w:rsidRPr="002C7B9C">
        <w:rPr>
          <w:rFonts w:ascii="Times New Roman" w:eastAsia="Times New Roman" w:hAnsi="Times New Roman" w:cs="Times New Roman"/>
          <w:sz w:val="24"/>
          <w:szCs w:val="24"/>
          <w:highlight w:val="yellow"/>
          <w:rPrChange w:id="810" w:author="Miguel Uyaguari" w:date="2021-07-08T16:14:00Z">
            <w:rPr>
              <w:rFonts w:ascii="Times New Roman" w:eastAsia="Times New Roman" w:hAnsi="Times New Roman" w:cs="Times New Roman"/>
              <w:sz w:val="24"/>
              <w:szCs w:val="24"/>
            </w:rPr>
          </w:rPrChange>
        </w:rPr>
        <w:t xml:space="preserve"> </w:t>
      </w:r>
      <w:r w:rsidR="009232BC" w:rsidRPr="002C7B9C">
        <w:rPr>
          <w:rFonts w:ascii="Times New Roman" w:eastAsia="Times New Roman" w:hAnsi="Times New Roman" w:cs="Times New Roman"/>
          <w:sz w:val="24"/>
          <w:szCs w:val="24"/>
          <w:highlight w:val="yellow"/>
          <w:rPrChange w:id="811" w:author="Miguel Uyaguari" w:date="2021-07-08T16:14:00Z">
            <w:rPr>
              <w:rFonts w:ascii="Times New Roman" w:eastAsia="Times New Roman" w:hAnsi="Times New Roman" w:cs="Times New Roman"/>
              <w:sz w:val="24"/>
              <w:szCs w:val="24"/>
            </w:rPr>
          </w:rPrChange>
        </w:rPr>
        <w:t>and Fecal coliforms</w:t>
      </w:r>
      <w:del w:id="812" w:author="muyaguari@yahoo.com" w:date="2021-06-01T20:12:00Z">
        <w:r w:rsidRPr="002C7B9C" w:rsidDel="006E66DB">
          <w:rPr>
            <w:rFonts w:ascii="Times New Roman" w:eastAsia="Times New Roman" w:hAnsi="Times New Roman" w:cs="Times New Roman"/>
            <w:sz w:val="24"/>
            <w:szCs w:val="24"/>
            <w:highlight w:val="yellow"/>
            <w:rPrChange w:id="813" w:author="Miguel Uyaguari" w:date="2021-07-08T16:14:00Z">
              <w:rPr>
                <w:rFonts w:ascii="Times New Roman" w:eastAsia="Times New Roman" w:hAnsi="Times New Roman" w:cs="Times New Roman"/>
                <w:sz w:val="24"/>
                <w:szCs w:val="24"/>
              </w:rPr>
            </w:rPrChange>
          </w:rPr>
          <w:delText xml:space="preserve"> </w:delText>
        </w:r>
      </w:del>
      <w:r w:rsidRPr="002C7B9C">
        <w:rPr>
          <w:rFonts w:ascii="Times New Roman" w:eastAsia="Times New Roman" w:hAnsi="Times New Roman" w:cs="Times New Roman"/>
          <w:sz w:val="24"/>
          <w:szCs w:val="24"/>
          <w:highlight w:val="yellow"/>
          <w:rPrChange w:id="814" w:author="Miguel Uyaguari" w:date="2021-07-08T16:14:00Z">
            <w:rPr>
              <w:rFonts w:ascii="Times New Roman" w:eastAsia="Times New Roman" w:hAnsi="Times New Roman" w:cs="Times New Roman"/>
              <w:sz w:val="24"/>
              <w:szCs w:val="24"/>
            </w:rPr>
          </w:rPrChange>
        </w:rPr>
        <w:t xml:space="preserve"> and</w:t>
      </w:r>
      <w:del w:id="815" w:author="muyaguari@yahoo.com" w:date="2021-06-01T20:12:00Z">
        <w:r w:rsidRPr="002C7B9C" w:rsidDel="006E66DB">
          <w:rPr>
            <w:rFonts w:ascii="Times New Roman" w:eastAsia="Times New Roman" w:hAnsi="Times New Roman" w:cs="Times New Roman"/>
            <w:sz w:val="24"/>
            <w:szCs w:val="24"/>
            <w:highlight w:val="yellow"/>
            <w:rPrChange w:id="816" w:author="Miguel Uyaguari" w:date="2021-07-08T16:14:00Z">
              <w:rPr>
                <w:rFonts w:ascii="Times New Roman" w:eastAsia="Times New Roman" w:hAnsi="Times New Roman" w:cs="Times New Roman"/>
                <w:sz w:val="24"/>
                <w:szCs w:val="24"/>
              </w:rPr>
            </w:rPrChange>
          </w:rPr>
          <w:delText xml:space="preserve">  </w:delText>
        </w:r>
      </w:del>
      <w:r w:rsidRPr="002C7B9C">
        <w:rPr>
          <w:rFonts w:ascii="Times New Roman" w:eastAsia="Times New Roman" w:hAnsi="Times New Roman" w:cs="Times New Roman"/>
          <w:sz w:val="24"/>
          <w:szCs w:val="24"/>
          <w:highlight w:val="yellow"/>
          <w:rPrChange w:id="817" w:author="Miguel Uyaguari" w:date="2021-07-08T16:14:00Z">
            <w:rPr>
              <w:rFonts w:ascii="Times New Roman" w:eastAsia="Times New Roman" w:hAnsi="Times New Roman" w:cs="Times New Roman"/>
              <w:sz w:val="24"/>
              <w:szCs w:val="24"/>
            </w:rPr>
          </w:rPrChange>
        </w:rPr>
        <w:t xml:space="preserve"> BOD and </w:t>
      </w:r>
      <w:del w:id="818" w:author="muyaguari@yahoo.com" w:date="2021-06-01T20:12:00Z">
        <w:r w:rsidRPr="002C7B9C" w:rsidDel="006E66DB">
          <w:rPr>
            <w:rFonts w:ascii="Times New Roman" w:eastAsia="Times New Roman" w:hAnsi="Times New Roman" w:cs="Times New Roman"/>
            <w:sz w:val="24"/>
            <w:szCs w:val="24"/>
            <w:highlight w:val="yellow"/>
            <w:rPrChange w:id="819" w:author="Miguel Uyaguari" w:date="2021-07-08T16:14:00Z">
              <w:rPr>
                <w:rFonts w:ascii="Times New Roman" w:eastAsia="Times New Roman" w:hAnsi="Times New Roman" w:cs="Times New Roman"/>
                <w:sz w:val="24"/>
                <w:szCs w:val="24"/>
              </w:rPr>
            </w:rPrChange>
          </w:rPr>
          <w:delText xml:space="preserve"> </w:delText>
        </w:r>
      </w:del>
      <w:r w:rsidRPr="002C7B9C">
        <w:rPr>
          <w:rFonts w:ascii="Times New Roman" w:eastAsia="Times New Roman" w:hAnsi="Times New Roman" w:cs="Times New Roman"/>
          <w:sz w:val="24"/>
          <w:szCs w:val="24"/>
          <w:highlight w:val="yellow"/>
          <w:rPrChange w:id="820" w:author="Miguel Uyaguari" w:date="2021-07-08T16:14:00Z">
            <w:rPr>
              <w:rFonts w:ascii="Times New Roman" w:eastAsia="Times New Roman" w:hAnsi="Times New Roman" w:cs="Times New Roman"/>
              <w:sz w:val="24"/>
              <w:szCs w:val="24"/>
            </w:rPr>
          </w:rPrChange>
        </w:rPr>
        <w:t xml:space="preserve">COD (Figure 4). </w:t>
      </w:r>
      <w:r w:rsidR="00CE56B1" w:rsidRPr="002C7B9C">
        <w:rPr>
          <w:rFonts w:ascii="Times New Roman" w:eastAsia="Times New Roman" w:hAnsi="Times New Roman" w:cs="Times New Roman"/>
          <w:sz w:val="24"/>
          <w:szCs w:val="24"/>
          <w:highlight w:val="yellow"/>
          <w:rPrChange w:id="821" w:author="Miguel Uyaguari" w:date="2021-07-08T16:14:00Z">
            <w:rPr>
              <w:rFonts w:ascii="Times New Roman" w:eastAsia="Times New Roman" w:hAnsi="Times New Roman" w:cs="Times New Roman"/>
              <w:sz w:val="24"/>
              <w:szCs w:val="24"/>
            </w:rPr>
          </w:rPrChange>
        </w:rPr>
        <w:t xml:space="preserve">The </w:t>
      </w:r>
      <w:r w:rsidRPr="002C7B9C">
        <w:rPr>
          <w:rFonts w:ascii="Times New Roman" w:eastAsia="Times New Roman" w:hAnsi="Times New Roman" w:cs="Times New Roman"/>
          <w:sz w:val="24"/>
          <w:szCs w:val="24"/>
          <w:highlight w:val="yellow"/>
          <w:rPrChange w:id="822" w:author="Miguel Uyaguari" w:date="2021-07-08T16:14:00Z">
            <w:rPr>
              <w:rFonts w:ascii="Times New Roman" w:eastAsia="Times New Roman" w:hAnsi="Times New Roman" w:cs="Times New Roman"/>
              <w:sz w:val="24"/>
              <w:szCs w:val="24"/>
            </w:rPr>
          </w:rPrChange>
        </w:rPr>
        <w:t xml:space="preserve">Spearman correlation analysis </w:t>
      </w:r>
      <w:del w:id="823" w:author="muyaguari@yahoo.com" w:date="2021-06-01T18:37:00Z">
        <w:r w:rsidR="00CE56B1" w:rsidRPr="002C7B9C" w:rsidDel="00422134">
          <w:rPr>
            <w:rFonts w:ascii="Times New Roman" w:eastAsia="Times New Roman" w:hAnsi="Times New Roman" w:cs="Times New Roman"/>
            <w:sz w:val="24"/>
            <w:szCs w:val="24"/>
            <w:highlight w:val="yellow"/>
            <w:rPrChange w:id="824" w:author="Miguel Uyaguari" w:date="2021-07-08T16:14:00Z">
              <w:rPr>
                <w:rFonts w:ascii="Times New Roman" w:eastAsia="Times New Roman" w:hAnsi="Times New Roman" w:cs="Times New Roman"/>
                <w:sz w:val="24"/>
                <w:szCs w:val="24"/>
              </w:rPr>
            </w:rPrChange>
          </w:rPr>
          <w:delText xml:space="preserve">showed </w:delText>
        </w:r>
        <w:r w:rsidRPr="002C7B9C" w:rsidDel="00422134">
          <w:rPr>
            <w:rFonts w:ascii="Times New Roman" w:eastAsia="Times New Roman" w:hAnsi="Times New Roman" w:cs="Times New Roman"/>
            <w:sz w:val="24"/>
            <w:szCs w:val="24"/>
            <w:highlight w:val="yellow"/>
            <w:rPrChange w:id="825" w:author="Miguel Uyaguari" w:date="2021-07-08T16:14:00Z">
              <w:rPr>
                <w:rFonts w:ascii="Times New Roman" w:eastAsia="Times New Roman" w:hAnsi="Times New Roman" w:cs="Times New Roman"/>
                <w:sz w:val="24"/>
                <w:szCs w:val="24"/>
              </w:rPr>
            </w:rPrChange>
          </w:rPr>
          <w:delText xml:space="preserve"> </w:delText>
        </w:r>
      </w:del>
      <w:ins w:id="826" w:author="muyaguari@yahoo.com" w:date="2021-06-01T18:38:00Z">
        <w:r w:rsidR="00422134" w:rsidRPr="002C7B9C">
          <w:rPr>
            <w:rFonts w:ascii="Times New Roman" w:eastAsia="Times New Roman" w:hAnsi="Times New Roman" w:cs="Times New Roman"/>
            <w:sz w:val="24"/>
            <w:szCs w:val="24"/>
            <w:highlight w:val="yellow"/>
            <w:rPrChange w:id="827" w:author="Miguel Uyaguari" w:date="2021-07-08T16:14:00Z">
              <w:rPr>
                <w:rFonts w:ascii="Times New Roman" w:eastAsia="Times New Roman" w:hAnsi="Times New Roman" w:cs="Times New Roman"/>
                <w:sz w:val="24"/>
                <w:szCs w:val="24"/>
              </w:rPr>
            </w:rPrChange>
          </w:rPr>
          <w:t>shows</w:t>
        </w:r>
      </w:ins>
      <w:ins w:id="828" w:author="muyaguari@yahoo.com" w:date="2021-06-01T18:37:00Z">
        <w:r w:rsidR="00422134" w:rsidRPr="002C7B9C">
          <w:rPr>
            <w:rFonts w:ascii="Times New Roman" w:eastAsia="Times New Roman" w:hAnsi="Times New Roman" w:cs="Times New Roman"/>
            <w:sz w:val="24"/>
            <w:szCs w:val="24"/>
            <w:highlight w:val="yellow"/>
            <w:rPrChange w:id="829" w:author="Miguel Uyaguari" w:date="2021-07-08T16:14:00Z">
              <w:rPr>
                <w:rFonts w:ascii="Times New Roman" w:eastAsia="Times New Roman" w:hAnsi="Times New Roman" w:cs="Times New Roman"/>
                <w:sz w:val="24"/>
                <w:szCs w:val="24"/>
              </w:rPr>
            </w:rPrChange>
          </w:rPr>
          <w:t xml:space="preserve"> </w:t>
        </w:r>
      </w:ins>
      <w:r w:rsidRPr="002C7B9C">
        <w:rPr>
          <w:rFonts w:ascii="Times New Roman" w:eastAsia="Times New Roman" w:hAnsi="Times New Roman" w:cs="Times New Roman"/>
          <w:sz w:val="24"/>
          <w:szCs w:val="24"/>
          <w:highlight w:val="yellow"/>
          <w:rPrChange w:id="830" w:author="Miguel Uyaguari" w:date="2021-07-08T16:14:00Z">
            <w:rPr>
              <w:rFonts w:ascii="Times New Roman" w:eastAsia="Times New Roman" w:hAnsi="Times New Roman" w:cs="Times New Roman"/>
              <w:sz w:val="24"/>
              <w:szCs w:val="24"/>
            </w:rPr>
          </w:rPrChange>
        </w:rPr>
        <w:t>(Table 3</w:t>
      </w:r>
      <w:r w:rsidR="00CE56B1" w:rsidRPr="002C7B9C">
        <w:rPr>
          <w:rFonts w:ascii="Times New Roman" w:eastAsia="Times New Roman" w:hAnsi="Times New Roman" w:cs="Times New Roman"/>
          <w:sz w:val="24"/>
          <w:szCs w:val="24"/>
          <w:highlight w:val="yellow"/>
          <w:rPrChange w:id="831" w:author="Miguel Uyaguari" w:date="2021-07-08T16:14:00Z">
            <w:rPr>
              <w:rFonts w:ascii="Times New Roman" w:eastAsia="Times New Roman" w:hAnsi="Times New Roman" w:cs="Times New Roman"/>
              <w:sz w:val="24"/>
              <w:szCs w:val="24"/>
            </w:rPr>
          </w:rPrChange>
        </w:rPr>
        <w:t>)</w:t>
      </w:r>
      <w:del w:id="832" w:author="muyaguari@yahoo.com" w:date="2021-06-01T20:12:00Z">
        <w:r w:rsidR="00CE56B1" w:rsidRPr="002C7B9C" w:rsidDel="006E66DB">
          <w:rPr>
            <w:rFonts w:ascii="Times New Roman" w:eastAsia="Times New Roman" w:hAnsi="Times New Roman" w:cs="Times New Roman"/>
            <w:sz w:val="24"/>
            <w:szCs w:val="24"/>
            <w:highlight w:val="yellow"/>
            <w:rPrChange w:id="833" w:author="Miguel Uyaguari" w:date="2021-07-08T16:14:00Z">
              <w:rPr>
                <w:rFonts w:ascii="Times New Roman" w:eastAsia="Times New Roman" w:hAnsi="Times New Roman" w:cs="Times New Roman"/>
                <w:sz w:val="24"/>
                <w:szCs w:val="24"/>
              </w:rPr>
            </w:rPrChange>
          </w:rPr>
          <w:delText xml:space="preserve"> </w:delText>
        </w:r>
      </w:del>
      <w:r w:rsidRPr="002C7B9C">
        <w:rPr>
          <w:rFonts w:ascii="Times New Roman" w:eastAsia="Times New Roman" w:hAnsi="Times New Roman" w:cs="Times New Roman"/>
          <w:sz w:val="24"/>
          <w:szCs w:val="24"/>
          <w:highlight w:val="yellow"/>
          <w:rPrChange w:id="834" w:author="Miguel Uyaguari" w:date="2021-07-08T16:14:00Z">
            <w:rPr>
              <w:rFonts w:ascii="Times New Roman" w:eastAsia="Times New Roman" w:hAnsi="Times New Roman" w:cs="Times New Roman"/>
              <w:sz w:val="24"/>
              <w:szCs w:val="24"/>
            </w:rPr>
          </w:rPrChange>
        </w:rPr>
        <w:t xml:space="preserve"> a strong </w:t>
      </w:r>
      <w:del w:id="835" w:author="muyaguari@yahoo.com" w:date="2021-06-01T18:22:00Z">
        <w:r w:rsidRPr="002C7B9C" w:rsidDel="00251A7D">
          <w:rPr>
            <w:rFonts w:ascii="Times New Roman" w:eastAsia="Times New Roman" w:hAnsi="Times New Roman" w:cs="Times New Roman"/>
            <w:sz w:val="24"/>
            <w:szCs w:val="24"/>
            <w:highlight w:val="yellow"/>
            <w:rPrChange w:id="836" w:author="Miguel Uyaguari" w:date="2021-07-08T16:14:00Z">
              <w:rPr>
                <w:rFonts w:ascii="Times New Roman" w:eastAsia="Times New Roman" w:hAnsi="Times New Roman" w:cs="Times New Roman"/>
                <w:sz w:val="24"/>
                <w:szCs w:val="24"/>
              </w:rPr>
            </w:rPrChange>
          </w:rPr>
          <w:delText xml:space="preserve">relations </w:delText>
        </w:r>
      </w:del>
      <w:ins w:id="837" w:author="muyaguari@yahoo.com" w:date="2021-06-01T18:22:00Z">
        <w:r w:rsidR="00251A7D" w:rsidRPr="002C7B9C">
          <w:rPr>
            <w:rFonts w:ascii="Times New Roman" w:eastAsia="Times New Roman" w:hAnsi="Times New Roman" w:cs="Times New Roman"/>
            <w:sz w:val="24"/>
            <w:szCs w:val="24"/>
            <w:highlight w:val="yellow"/>
            <w:rPrChange w:id="838" w:author="Miguel Uyaguari" w:date="2021-07-08T16:14:00Z">
              <w:rPr>
                <w:rFonts w:ascii="Times New Roman" w:eastAsia="Times New Roman" w:hAnsi="Times New Roman" w:cs="Times New Roman"/>
                <w:sz w:val="24"/>
                <w:szCs w:val="24"/>
              </w:rPr>
            </w:rPrChange>
          </w:rPr>
          <w:t xml:space="preserve">association </w:t>
        </w:r>
      </w:ins>
      <w:r w:rsidRPr="002C7B9C">
        <w:rPr>
          <w:rFonts w:ascii="Times New Roman" w:eastAsia="Times New Roman" w:hAnsi="Times New Roman" w:cs="Times New Roman"/>
          <w:sz w:val="24"/>
          <w:szCs w:val="24"/>
          <w:highlight w:val="yellow"/>
          <w:rPrChange w:id="839" w:author="Miguel Uyaguari" w:date="2021-07-08T16:14:00Z">
            <w:rPr>
              <w:rFonts w:ascii="Times New Roman" w:eastAsia="Times New Roman" w:hAnsi="Times New Roman" w:cs="Times New Roman"/>
              <w:sz w:val="24"/>
              <w:szCs w:val="24"/>
            </w:rPr>
          </w:rPrChange>
        </w:rPr>
        <w:t xml:space="preserve">between the concentration of </w:t>
      </w:r>
      <w:r w:rsidRPr="002C7B9C">
        <w:rPr>
          <w:rFonts w:ascii="Times New Roman" w:eastAsia="Times New Roman" w:hAnsi="Times New Roman" w:cs="Times New Roman"/>
          <w:i/>
          <w:sz w:val="24"/>
          <w:szCs w:val="24"/>
          <w:highlight w:val="yellow"/>
          <w:rPrChange w:id="840" w:author="Miguel Uyaguari" w:date="2021-07-08T16:14:00Z">
            <w:rPr>
              <w:rFonts w:ascii="Times New Roman" w:eastAsia="Times New Roman" w:hAnsi="Times New Roman" w:cs="Times New Roman"/>
              <w:i/>
              <w:sz w:val="24"/>
              <w:szCs w:val="24"/>
            </w:rPr>
          </w:rPrChange>
        </w:rPr>
        <w:t xml:space="preserve">E. coli </w:t>
      </w:r>
      <w:r w:rsidRPr="002C7B9C">
        <w:rPr>
          <w:rFonts w:ascii="Times New Roman" w:eastAsia="Times New Roman" w:hAnsi="Times New Roman" w:cs="Times New Roman"/>
          <w:sz w:val="24"/>
          <w:szCs w:val="24"/>
          <w:highlight w:val="yellow"/>
          <w:rPrChange w:id="841" w:author="Miguel Uyaguari" w:date="2021-07-08T16:14:00Z">
            <w:rPr>
              <w:rFonts w:ascii="Times New Roman" w:eastAsia="Times New Roman" w:hAnsi="Times New Roman" w:cs="Times New Roman"/>
              <w:sz w:val="24"/>
              <w:szCs w:val="24"/>
            </w:rPr>
          </w:rPrChange>
        </w:rPr>
        <w:t>and fecal coliforms (Rho = 0.848</w:t>
      </w:r>
      <w:del w:id="842" w:author="muyaguari@yahoo.com" w:date="2021-06-01T20:12:00Z">
        <w:r w:rsidRPr="002C7B9C" w:rsidDel="006E66DB">
          <w:rPr>
            <w:rFonts w:ascii="Times New Roman" w:eastAsia="Times New Roman" w:hAnsi="Times New Roman" w:cs="Times New Roman"/>
            <w:sz w:val="24"/>
            <w:szCs w:val="24"/>
            <w:highlight w:val="yellow"/>
            <w:rPrChange w:id="843" w:author="Miguel Uyaguari" w:date="2021-07-08T16:14:00Z">
              <w:rPr>
                <w:rFonts w:ascii="Times New Roman" w:eastAsia="Times New Roman" w:hAnsi="Times New Roman" w:cs="Times New Roman"/>
                <w:sz w:val="24"/>
                <w:szCs w:val="24"/>
              </w:rPr>
            </w:rPrChange>
          </w:rPr>
          <w:delText xml:space="preserve"> </w:delText>
        </w:r>
      </w:del>
      <w:r w:rsidRPr="002C7B9C">
        <w:rPr>
          <w:rFonts w:ascii="Times New Roman" w:eastAsia="Times New Roman" w:hAnsi="Times New Roman" w:cs="Times New Roman"/>
          <w:sz w:val="24"/>
          <w:szCs w:val="24"/>
          <w:highlight w:val="yellow"/>
          <w:rPrChange w:id="844" w:author="Miguel Uyaguari" w:date="2021-07-08T16:14:00Z">
            <w:rPr>
              <w:rFonts w:ascii="Times New Roman" w:eastAsia="Times New Roman" w:hAnsi="Times New Roman" w:cs="Times New Roman"/>
              <w:sz w:val="24"/>
              <w:szCs w:val="24"/>
            </w:rPr>
          </w:rPrChange>
        </w:rPr>
        <w:t xml:space="preserve">) and between BOD and COD (Rho = 0.713) and a moderate and inversely proportional relation between </w:t>
      </w:r>
      <w:commentRangeStart w:id="845"/>
      <w:r w:rsidRPr="002C7B9C">
        <w:rPr>
          <w:rFonts w:ascii="Times New Roman" w:eastAsia="Times New Roman" w:hAnsi="Times New Roman" w:cs="Times New Roman"/>
          <w:sz w:val="24"/>
          <w:szCs w:val="24"/>
          <w:highlight w:val="yellow"/>
          <w:rPrChange w:id="846" w:author="Miguel Uyaguari" w:date="2021-07-08T16:14:00Z">
            <w:rPr>
              <w:rFonts w:ascii="Times New Roman" w:eastAsia="Times New Roman" w:hAnsi="Times New Roman" w:cs="Times New Roman"/>
              <w:sz w:val="24"/>
              <w:szCs w:val="24"/>
            </w:rPr>
          </w:rPrChange>
        </w:rPr>
        <w:t xml:space="preserve">DO and BOD (Rho = -0.401) and between OD and oil </w:t>
      </w:r>
      <w:ins w:id="847" w:author="muyaguari@yahoo.com" w:date="2021-05-28T20:28:00Z">
        <w:r w:rsidR="009C23BE" w:rsidRPr="002C7B9C">
          <w:rPr>
            <w:rFonts w:ascii="Times New Roman" w:eastAsia="Times New Roman" w:hAnsi="Times New Roman" w:cs="Times New Roman"/>
            <w:sz w:val="24"/>
            <w:szCs w:val="24"/>
            <w:highlight w:val="yellow"/>
            <w:rPrChange w:id="848" w:author="Miguel Uyaguari" w:date="2021-07-08T16:14:00Z">
              <w:rPr>
                <w:rFonts w:ascii="Times New Roman" w:eastAsia="Times New Roman" w:hAnsi="Times New Roman" w:cs="Times New Roman"/>
                <w:sz w:val="24"/>
                <w:szCs w:val="24"/>
              </w:rPr>
            </w:rPrChange>
          </w:rPr>
          <w:t>and</w:t>
        </w:r>
      </w:ins>
      <w:del w:id="849" w:author="muyaguari@yahoo.com" w:date="2021-05-28T20:28:00Z">
        <w:r w:rsidRPr="002C7B9C" w:rsidDel="009C23BE">
          <w:rPr>
            <w:rFonts w:ascii="Times New Roman" w:eastAsia="Times New Roman" w:hAnsi="Times New Roman" w:cs="Times New Roman"/>
            <w:sz w:val="24"/>
            <w:szCs w:val="24"/>
            <w:highlight w:val="yellow"/>
            <w:rPrChange w:id="850" w:author="Miguel Uyaguari" w:date="2021-07-08T16:14:00Z">
              <w:rPr>
                <w:rFonts w:ascii="Times New Roman" w:eastAsia="Times New Roman" w:hAnsi="Times New Roman" w:cs="Times New Roman"/>
                <w:sz w:val="24"/>
                <w:szCs w:val="24"/>
              </w:rPr>
            </w:rPrChange>
          </w:rPr>
          <w:delText>&amp;</w:delText>
        </w:r>
      </w:del>
      <w:r w:rsidRPr="002C7B9C">
        <w:rPr>
          <w:rFonts w:ascii="Times New Roman" w:eastAsia="Times New Roman" w:hAnsi="Times New Roman" w:cs="Times New Roman"/>
          <w:sz w:val="24"/>
          <w:szCs w:val="24"/>
          <w:highlight w:val="yellow"/>
          <w:rPrChange w:id="851" w:author="Miguel Uyaguari" w:date="2021-07-08T16:14:00Z">
            <w:rPr>
              <w:rFonts w:ascii="Times New Roman" w:eastAsia="Times New Roman" w:hAnsi="Times New Roman" w:cs="Times New Roman"/>
              <w:sz w:val="24"/>
              <w:szCs w:val="24"/>
            </w:rPr>
          </w:rPrChange>
        </w:rPr>
        <w:t xml:space="preserve"> fats (Rho = -0.410)</w:t>
      </w:r>
      <w:commentRangeEnd w:id="845"/>
      <w:r w:rsidR="00251A7D" w:rsidRPr="002C7B9C">
        <w:rPr>
          <w:rStyle w:val="CommentReference"/>
          <w:highlight w:val="yellow"/>
          <w:rPrChange w:id="852" w:author="Miguel Uyaguari" w:date="2021-07-08T16:14:00Z">
            <w:rPr>
              <w:rStyle w:val="CommentReference"/>
            </w:rPr>
          </w:rPrChange>
        </w:rPr>
        <w:commentReference w:id="845"/>
      </w:r>
      <w:r w:rsidRPr="002C7B9C">
        <w:rPr>
          <w:rFonts w:ascii="Times New Roman" w:eastAsia="Times New Roman" w:hAnsi="Times New Roman" w:cs="Times New Roman"/>
          <w:sz w:val="24"/>
          <w:szCs w:val="24"/>
          <w:highlight w:val="yellow"/>
          <w:rPrChange w:id="853" w:author="Miguel Uyaguari" w:date="2021-07-08T16:14:00Z">
            <w:rPr>
              <w:rFonts w:ascii="Times New Roman" w:eastAsia="Times New Roman" w:hAnsi="Times New Roman" w:cs="Times New Roman"/>
              <w:sz w:val="24"/>
              <w:szCs w:val="24"/>
            </w:rPr>
          </w:rPrChange>
        </w:rPr>
        <w:t>.</w:t>
      </w:r>
      <w:r w:rsidR="009232BC" w:rsidRPr="002C7B9C">
        <w:rPr>
          <w:rFonts w:ascii="Times New Roman" w:eastAsia="Times New Roman" w:hAnsi="Times New Roman" w:cs="Times New Roman"/>
          <w:sz w:val="24"/>
          <w:szCs w:val="24"/>
          <w:highlight w:val="yellow"/>
          <w:rPrChange w:id="854" w:author="Miguel Uyaguari" w:date="2021-07-08T16:14:00Z">
            <w:rPr>
              <w:rFonts w:ascii="Times New Roman" w:eastAsia="Times New Roman" w:hAnsi="Times New Roman" w:cs="Times New Roman"/>
              <w:sz w:val="24"/>
              <w:szCs w:val="24"/>
            </w:rPr>
          </w:rPrChange>
        </w:rPr>
        <w:t xml:space="preserve"> </w:t>
      </w:r>
      <w:commentRangeStart w:id="855"/>
      <w:r w:rsidRPr="002C7B9C">
        <w:rPr>
          <w:rFonts w:ascii="Times New Roman" w:eastAsia="Times New Roman" w:hAnsi="Times New Roman" w:cs="Times New Roman"/>
          <w:strike/>
          <w:sz w:val="24"/>
          <w:szCs w:val="24"/>
          <w:highlight w:val="yellow"/>
          <w:rPrChange w:id="856" w:author="Miguel Uyaguari" w:date="2021-07-08T16:14:00Z">
            <w:rPr>
              <w:rFonts w:ascii="Times New Roman" w:eastAsia="Times New Roman" w:hAnsi="Times New Roman" w:cs="Times New Roman"/>
              <w:sz w:val="24"/>
              <w:szCs w:val="24"/>
            </w:rPr>
          </w:rPrChange>
        </w:rPr>
        <w:t xml:space="preserve">Similarly, an analysis of principal components was carried out, where it was possible to see that four of them explained 80% of the correlation between variables (Figure 4). The first component, </w:t>
      </w:r>
      <w:proofErr w:type="gramStart"/>
      <w:r w:rsidRPr="002C7B9C">
        <w:rPr>
          <w:rFonts w:ascii="Times New Roman" w:eastAsia="Times New Roman" w:hAnsi="Times New Roman" w:cs="Times New Roman"/>
          <w:strike/>
          <w:sz w:val="24"/>
          <w:szCs w:val="24"/>
          <w:highlight w:val="yellow"/>
          <w:rPrChange w:id="857" w:author="Miguel Uyaguari" w:date="2021-07-08T16:14:00Z">
            <w:rPr>
              <w:rFonts w:ascii="Times New Roman" w:eastAsia="Times New Roman" w:hAnsi="Times New Roman" w:cs="Times New Roman"/>
              <w:sz w:val="24"/>
              <w:szCs w:val="24"/>
            </w:rPr>
          </w:rPrChange>
        </w:rPr>
        <w:t>Dim</w:t>
      </w:r>
      <w:proofErr w:type="gramEnd"/>
      <w:r w:rsidRPr="002C7B9C">
        <w:rPr>
          <w:rFonts w:ascii="Times New Roman" w:eastAsia="Times New Roman" w:hAnsi="Times New Roman" w:cs="Times New Roman"/>
          <w:strike/>
          <w:sz w:val="24"/>
          <w:szCs w:val="24"/>
          <w:highlight w:val="yellow"/>
          <w:rPrChange w:id="858" w:author="Miguel Uyaguari" w:date="2021-07-08T16:14:00Z">
            <w:rPr>
              <w:rFonts w:ascii="Times New Roman" w:eastAsia="Times New Roman" w:hAnsi="Times New Roman" w:cs="Times New Roman"/>
              <w:sz w:val="24"/>
              <w:szCs w:val="24"/>
            </w:rPr>
          </w:rPrChange>
        </w:rPr>
        <w:t xml:space="preserve"> 1, shows the correlation between BOD and COD concentration; and CP2 showed a relation between the concentration of </w:t>
      </w:r>
      <w:r w:rsidRPr="002C7B9C">
        <w:rPr>
          <w:rFonts w:ascii="Times New Roman" w:eastAsia="Times New Roman" w:hAnsi="Times New Roman" w:cs="Times New Roman"/>
          <w:i/>
          <w:strike/>
          <w:sz w:val="24"/>
          <w:szCs w:val="24"/>
          <w:highlight w:val="yellow"/>
          <w:rPrChange w:id="859" w:author="Miguel Uyaguari" w:date="2021-07-08T16:14:00Z">
            <w:rPr>
              <w:rFonts w:ascii="Times New Roman" w:eastAsia="Times New Roman" w:hAnsi="Times New Roman" w:cs="Times New Roman"/>
              <w:i/>
              <w:sz w:val="24"/>
              <w:szCs w:val="24"/>
            </w:rPr>
          </w:rPrChange>
        </w:rPr>
        <w:t>E. coli</w:t>
      </w:r>
      <w:r w:rsidRPr="002C7B9C">
        <w:rPr>
          <w:rFonts w:ascii="Times New Roman" w:eastAsia="Times New Roman" w:hAnsi="Times New Roman" w:cs="Times New Roman"/>
          <w:strike/>
          <w:sz w:val="24"/>
          <w:szCs w:val="24"/>
          <w:highlight w:val="yellow"/>
          <w:rPrChange w:id="860" w:author="Miguel Uyaguari" w:date="2021-07-08T16:14:00Z">
            <w:rPr>
              <w:rFonts w:ascii="Times New Roman" w:eastAsia="Times New Roman" w:hAnsi="Times New Roman" w:cs="Times New Roman"/>
              <w:sz w:val="24"/>
              <w:szCs w:val="24"/>
            </w:rPr>
          </w:rPrChange>
        </w:rPr>
        <w:t xml:space="preserve"> and fecal coliforms.</w:t>
      </w:r>
      <w:commentRangeEnd w:id="855"/>
      <w:r w:rsidR="00422134" w:rsidRPr="002C7B9C">
        <w:rPr>
          <w:rStyle w:val="CommentReference"/>
          <w:highlight w:val="yellow"/>
          <w:rPrChange w:id="861" w:author="Miguel Uyaguari" w:date="2021-07-08T16:14:00Z">
            <w:rPr>
              <w:rStyle w:val="CommentReference"/>
            </w:rPr>
          </w:rPrChange>
        </w:rPr>
        <w:commentReference w:id="855"/>
      </w:r>
    </w:p>
    <w:p w14:paraId="183A4E8D" w14:textId="4CC5FEC5" w:rsidR="009232BC" w:rsidRDefault="0040310E">
      <w:pPr>
        <w:spacing w:before="240" w:after="240" w:line="240" w:lineRule="auto"/>
        <w:jc w:val="both"/>
        <w:rPr>
          <w:rFonts w:ascii="Times New Roman" w:eastAsia="Times New Roman" w:hAnsi="Times New Roman" w:cs="Times New Roman"/>
          <w:sz w:val="24"/>
          <w:szCs w:val="24"/>
        </w:rPr>
      </w:pPr>
      <w:r>
        <w:rPr>
          <w:noProof/>
          <w:lang w:val="es-ES"/>
        </w:rPr>
        <w:drawing>
          <wp:anchor distT="0" distB="0" distL="114300" distR="114300" simplePos="0" relativeHeight="251665408" behindDoc="0" locked="0" layoutInCell="1" allowOverlap="1" wp14:anchorId="6535A7D3" wp14:editId="1740416B">
            <wp:simplePos x="0" y="0"/>
            <wp:positionH relativeFrom="margin">
              <wp:align>left</wp:align>
            </wp:positionH>
            <wp:positionV relativeFrom="paragraph">
              <wp:posOffset>10160</wp:posOffset>
            </wp:positionV>
            <wp:extent cx="5619750" cy="429069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4840" t="15670" r="27725" b="19943"/>
                    <a:stretch/>
                  </pic:blipFill>
                  <pic:spPr bwMode="auto">
                    <a:xfrm>
                      <a:off x="0" y="0"/>
                      <a:ext cx="5619750" cy="4290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F1FADF" w14:textId="5CC351DD" w:rsidR="0040310E" w:rsidRDefault="0040310E">
      <w:pPr>
        <w:spacing w:before="240" w:after="240" w:line="240" w:lineRule="auto"/>
        <w:jc w:val="both"/>
        <w:rPr>
          <w:rFonts w:ascii="Times New Roman" w:eastAsia="Times New Roman" w:hAnsi="Times New Roman" w:cs="Times New Roman"/>
          <w:sz w:val="24"/>
          <w:szCs w:val="24"/>
        </w:rPr>
      </w:pPr>
    </w:p>
    <w:p w14:paraId="1E320638" w14:textId="77777777" w:rsidR="0040310E" w:rsidRDefault="0040310E">
      <w:pPr>
        <w:spacing w:before="240" w:after="240" w:line="240" w:lineRule="auto"/>
        <w:jc w:val="both"/>
        <w:rPr>
          <w:rFonts w:ascii="Times New Roman" w:eastAsia="Times New Roman" w:hAnsi="Times New Roman" w:cs="Times New Roman"/>
          <w:sz w:val="24"/>
          <w:szCs w:val="24"/>
        </w:rPr>
      </w:pPr>
    </w:p>
    <w:p w14:paraId="00255795" w14:textId="379FCF58" w:rsidR="0040310E" w:rsidRDefault="0040310E">
      <w:pPr>
        <w:spacing w:before="240" w:after="240" w:line="240" w:lineRule="auto"/>
        <w:jc w:val="both"/>
        <w:rPr>
          <w:rFonts w:ascii="Times New Roman" w:eastAsia="Times New Roman" w:hAnsi="Times New Roman" w:cs="Times New Roman"/>
          <w:sz w:val="24"/>
          <w:szCs w:val="24"/>
        </w:rPr>
      </w:pPr>
    </w:p>
    <w:p w14:paraId="2AB34BF0" w14:textId="554DADBC" w:rsidR="009232BC" w:rsidRDefault="009232BC">
      <w:pPr>
        <w:spacing w:before="240" w:after="240" w:line="240" w:lineRule="auto"/>
        <w:jc w:val="both"/>
        <w:rPr>
          <w:rFonts w:ascii="Times New Roman" w:eastAsia="Times New Roman" w:hAnsi="Times New Roman" w:cs="Times New Roman"/>
          <w:sz w:val="24"/>
          <w:szCs w:val="24"/>
        </w:rPr>
      </w:pPr>
    </w:p>
    <w:p w14:paraId="3B74F700" w14:textId="77777777" w:rsidR="009232BC" w:rsidRDefault="009232BC">
      <w:pPr>
        <w:spacing w:before="240" w:after="240" w:line="240" w:lineRule="auto"/>
        <w:jc w:val="both"/>
        <w:rPr>
          <w:rFonts w:ascii="Times New Roman" w:eastAsia="Times New Roman" w:hAnsi="Times New Roman" w:cs="Times New Roman"/>
          <w:sz w:val="24"/>
          <w:szCs w:val="24"/>
        </w:rPr>
      </w:pPr>
    </w:p>
    <w:p w14:paraId="534A9EB4" w14:textId="77777777" w:rsidR="0040310E" w:rsidRDefault="0040310E">
      <w:pPr>
        <w:spacing w:before="240" w:after="240" w:line="240" w:lineRule="auto"/>
        <w:jc w:val="both"/>
        <w:rPr>
          <w:rFonts w:ascii="Times New Roman" w:eastAsia="Times New Roman" w:hAnsi="Times New Roman" w:cs="Times New Roman"/>
          <w:sz w:val="24"/>
          <w:szCs w:val="24"/>
        </w:rPr>
      </w:pPr>
    </w:p>
    <w:p w14:paraId="70B751CE" w14:textId="77777777" w:rsidR="0040310E" w:rsidRDefault="0040310E">
      <w:pPr>
        <w:spacing w:before="240" w:after="240" w:line="240" w:lineRule="auto"/>
        <w:jc w:val="both"/>
        <w:rPr>
          <w:rFonts w:ascii="Times New Roman" w:eastAsia="Times New Roman" w:hAnsi="Times New Roman" w:cs="Times New Roman"/>
          <w:sz w:val="24"/>
          <w:szCs w:val="24"/>
        </w:rPr>
      </w:pPr>
    </w:p>
    <w:p w14:paraId="43CA33B0" w14:textId="77777777" w:rsidR="0040310E" w:rsidRDefault="0040310E">
      <w:pPr>
        <w:spacing w:before="240" w:after="240" w:line="240" w:lineRule="auto"/>
        <w:jc w:val="both"/>
        <w:rPr>
          <w:rFonts w:ascii="Times New Roman" w:eastAsia="Times New Roman" w:hAnsi="Times New Roman" w:cs="Times New Roman"/>
          <w:sz w:val="24"/>
          <w:szCs w:val="24"/>
        </w:rPr>
      </w:pPr>
    </w:p>
    <w:p w14:paraId="1134996A" w14:textId="77777777" w:rsidR="009232BC" w:rsidRDefault="009232BC">
      <w:pPr>
        <w:spacing w:before="240" w:after="240" w:line="240" w:lineRule="auto"/>
        <w:jc w:val="both"/>
        <w:rPr>
          <w:rFonts w:ascii="Times New Roman" w:eastAsia="Times New Roman" w:hAnsi="Times New Roman" w:cs="Times New Roman"/>
          <w:sz w:val="24"/>
          <w:szCs w:val="24"/>
        </w:rPr>
      </w:pPr>
    </w:p>
    <w:p w14:paraId="29EE25E4" w14:textId="77777777" w:rsidR="009232BC" w:rsidRDefault="009232BC">
      <w:pPr>
        <w:spacing w:before="240" w:after="240" w:line="240" w:lineRule="auto"/>
        <w:jc w:val="both"/>
        <w:rPr>
          <w:rFonts w:ascii="Times New Roman" w:eastAsia="Times New Roman" w:hAnsi="Times New Roman" w:cs="Times New Roman"/>
          <w:sz w:val="24"/>
          <w:szCs w:val="24"/>
        </w:rPr>
      </w:pPr>
    </w:p>
    <w:p w14:paraId="30306004" w14:textId="77777777" w:rsidR="009232BC" w:rsidRDefault="009232BC">
      <w:pPr>
        <w:spacing w:before="240" w:after="240" w:line="240" w:lineRule="auto"/>
        <w:jc w:val="both"/>
        <w:rPr>
          <w:rFonts w:ascii="Times New Roman" w:eastAsia="Times New Roman" w:hAnsi="Times New Roman" w:cs="Times New Roman"/>
          <w:sz w:val="24"/>
          <w:szCs w:val="24"/>
        </w:rPr>
      </w:pPr>
    </w:p>
    <w:p w14:paraId="000000E5" w14:textId="50D6EFA1" w:rsidR="00E85944" w:rsidRDefault="00E85944">
      <w:pPr>
        <w:spacing w:before="240" w:after="240"/>
        <w:jc w:val="both"/>
        <w:rPr>
          <w:rFonts w:ascii="Times New Roman" w:eastAsia="Times New Roman" w:hAnsi="Times New Roman" w:cs="Times New Roman"/>
          <w:sz w:val="24"/>
          <w:szCs w:val="24"/>
        </w:rPr>
      </w:pPr>
    </w:p>
    <w:p w14:paraId="000000E7" w14:textId="79C56432" w:rsidR="00E85944" w:rsidRDefault="00716926" w:rsidP="009232BC">
      <w:pPr>
        <w:spacing w:before="240" w:after="240"/>
        <w:jc w:val="both"/>
        <w:rPr>
          <w:rFonts w:ascii="Times New Roman" w:eastAsia="Times New Roman" w:hAnsi="Times New Roman" w:cs="Times New Roman"/>
          <w:sz w:val="24"/>
          <w:szCs w:val="24"/>
        </w:rPr>
      </w:pPr>
      <w:commentRangeStart w:id="862"/>
      <w:r>
        <w:rPr>
          <w:rFonts w:ascii="Times New Roman" w:eastAsia="Times New Roman" w:hAnsi="Times New Roman" w:cs="Times New Roman"/>
          <w:b/>
          <w:sz w:val="24"/>
          <w:szCs w:val="24"/>
        </w:rPr>
        <w:t xml:space="preserve">Figure 4. </w:t>
      </w:r>
      <w:r>
        <w:rPr>
          <w:rFonts w:ascii="Times New Roman" w:eastAsia="Times New Roman" w:hAnsi="Times New Roman" w:cs="Times New Roman"/>
          <w:sz w:val="24"/>
          <w:szCs w:val="24"/>
        </w:rPr>
        <w:t xml:space="preserve">Analysis of principal components among the variables under study on the beaches of Guayas and Santa </w:t>
      </w:r>
      <w:commentRangeEnd w:id="862"/>
      <w:r w:rsidR="00647C04">
        <w:rPr>
          <w:rStyle w:val="CommentReference"/>
        </w:rPr>
        <w:commentReference w:id="862"/>
      </w:r>
      <w:r>
        <w:rPr>
          <w:rFonts w:ascii="Times New Roman" w:eastAsia="Times New Roman" w:hAnsi="Times New Roman" w:cs="Times New Roman"/>
          <w:sz w:val="24"/>
          <w:szCs w:val="24"/>
        </w:rPr>
        <w:t>Elena.</w:t>
      </w:r>
    </w:p>
    <w:p w14:paraId="000000E8" w14:textId="77777777" w:rsidR="00E85944" w:rsidRDefault="00716926">
      <w:pPr>
        <w:pBdr>
          <w:top w:val="nil"/>
          <w:left w:val="nil"/>
          <w:bottom w:val="nil"/>
          <w:right w:val="nil"/>
          <w:between w:val="nil"/>
        </w:pBdr>
        <w:spacing w:line="480" w:lineRule="auto"/>
        <w:rPr>
          <w:rFonts w:ascii="Times New Roman" w:eastAsia="Times New Roman" w:hAnsi="Times New Roman" w:cs="Times New Roman"/>
          <w:sz w:val="24"/>
          <w:szCs w:val="24"/>
        </w:rPr>
      </w:pPr>
      <w:commentRangeStart w:id="863"/>
      <w:r>
        <w:rPr>
          <w:rFonts w:ascii="Times New Roman" w:eastAsia="Times New Roman" w:hAnsi="Times New Roman" w:cs="Times New Roman"/>
          <w:b/>
          <w:color w:val="000000"/>
          <w:sz w:val="24"/>
          <w:szCs w:val="24"/>
        </w:rPr>
        <w:t>Discussion</w:t>
      </w:r>
      <w:commentRangeEnd w:id="863"/>
      <w:r w:rsidR="00103B88">
        <w:rPr>
          <w:rStyle w:val="CommentReference"/>
        </w:rPr>
        <w:commentReference w:id="863"/>
      </w:r>
    </w:p>
    <w:p w14:paraId="000000E9" w14:textId="34E68BBB" w:rsidR="00E85944" w:rsidRPr="006E66DB" w:rsidDel="006E66DB" w:rsidRDefault="006E66DB">
      <w:pPr>
        <w:pBdr>
          <w:top w:val="nil"/>
          <w:left w:val="nil"/>
          <w:bottom w:val="nil"/>
          <w:right w:val="nil"/>
          <w:between w:val="nil"/>
        </w:pBdr>
        <w:spacing w:line="240" w:lineRule="auto"/>
        <w:jc w:val="both"/>
        <w:rPr>
          <w:del w:id="864" w:author="muyaguari@yahoo.com" w:date="2021-06-01T21:03:00Z"/>
          <w:rFonts w:ascii="Times New Roman" w:eastAsia="Times New Roman" w:hAnsi="Times New Roman" w:cs="Times New Roman"/>
          <w:sz w:val="24"/>
          <w:szCs w:val="24"/>
        </w:rPr>
      </w:pPr>
      <w:ins w:id="865" w:author="muyaguari@yahoo.com" w:date="2021-06-01T20:58:00Z">
        <w:r>
          <w:rPr>
            <w:rFonts w:ascii="Times New Roman" w:eastAsia="Times New Roman" w:hAnsi="Times New Roman" w:cs="Times New Roman"/>
            <w:sz w:val="24"/>
            <w:szCs w:val="24"/>
          </w:rPr>
          <w:t>Overall, w</w:t>
        </w:r>
      </w:ins>
      <w:commentRangeStart w:id="866"/>
      <w:del w:id="867" w:author="muyaguari@yahoo.com" w:date="2021-06-01T20:58:00Z">
        <w:r w:rsidR="00716926" w:rsidDel="006E66DB">
          <w:rPr>
            <w:rFonts w:ascii="Times New Roman" w:eastAsia="Times New Roman" w:hAnsi="Times New Roman" w:cs="Times New Roman"/>
            <w:sz w:val="24"/>
            <w:szCs w:val="24"/>
          </w:rPr>
          <w:delText>W</w:delText>
        </w:r>
      </w:del>
      <w:r w:rsidR="00716926">
        <w:rPr>
          <w:rFonts w:ascii="Times New Roman" w:eastAsia="Times New Roman" w:hAnsi="Times New Roman" w:cs="Times New Roman"/>
          <w:sz w:val="24"/>
          <w:szCs w:val="24"/>
        </w:rPr>
        <w:t xml:space="preserve">ater quality parameters of samples analyzed show a </w:t>
      </w:r>
      <w:del w:id="868" w:author="muyaguari@yahoo.com" w:date="2021-06-01T20:19:00Z">
        <w:r w:rsidR="00716926" w:rsidDel="006E66DB">
          <w:rPr>
            <w:rFonts w:ascii="Times New Roman" w:eastAsia="Times New Roman" w:hAnsi="Times New Roman" w:cs="Times New Roman"/>
            <w:sz w:val="24"/>
            <w:szCs w:val="24"/>
          </w:rPr>
          <w:delText xml:space="preserve">clear </w:delText>
        </w:r>
      </w:del>
      <w:r w:rsidR="00716926">
        <w:rPr>
          <w:rFonts w:ascii="Times New Roman" w:eastAsia="Times New Roman" w:hAnsi="Times New Roman" w:cs="Times New Roman"/>
          <w:sz w:val="24"/>
          <w:szCs w:val="24"/>
        </w:rPr>
        <w:t xml:space="preserve">negative impact on the beaches associated with </w:t>
      </w:r>
      <w:del w:id="869" w:author="muyaguari@yahoo.com" w:date="2021-06-01T21:03:00Z">
        <w:r w:rsidR="00716926" w:rsidDel="006E66DB">
          <w:rPr>
            <w:rFonts w:ascii="Times New Roman" w:eastAsia="Times New Roman" w:hAnsi="Times New Roman" w:cs="Times New Roman"/>
            <w:sz w:val="24"/>
            <w:szCs w:val="24"/>
          </w:rPr>
          <w:delText xml:space="preserve">human </w:delText>
        </w:r>
      </w:del>
      <w:ins w:id="870" w:author="muyaguari@yahoo.com" w:date="2021-06-01T21:03:00Z">
        <w:r>
          <w:rPr>
            <w:rFonts w:ascii="Times New Roman" w:eastAsia="Times New Roman" w:hAnsi="Times New Roman" w:cs="Times New Roman"/>
            <w:sz w:val="24"/>
            <w:szCs w:val="24"/>
          </w:rPr>
          <w:t xml:space="preserve">anthropogenic </w:t>
        </w:r>
      </w:ins>
      <w:r w:rsidR="00716926">
        <w:rPr>
          <w:rFonts w:ascii="Times New Roman" w:eastAsia="Times New Roman" w:hAnsi="Times New Roman" w:cs="Times New Roman"/>
          <w:sz w:val="24"/>
          <w:szCs w:val="24"/>
        </w:rPr>
        <w:t xml:space="preserve">activities, the presence of fecal coliforms and </w:t>
      </w:r>
      <w:r w:rsidR="00716926">
        <w:rPr>
          <w:rFonts w:ascii="Times New Roman" w:eastAsia="Times New Roman" w:hAnsi="Times New Roman" w:cs="Times New Roman"/>
          <w:i/>
          <w:sz w:val="24"/>
          <w:szCs w:val="24"/>
        </w:rPr>
        <w:t>Escherichia coli</w:t>
      </w:r>
      <w:del w:id="871" w:author="muyaguari@yahoo.com" w:date="2021-06-01T20:59:00Z">
        <w:r w:rsidR="00716926" w:rsidDel="006E66DB">
          <w:rPr>
            <w:rFonts w:ascii="Times New Roman" w:eastAsia="Times New Roman" w:hAnsi="Times New Roman" w:cs="Times New Roman"/>
            <w:i/>
            <w:sz w:val="24"/>
            <w:szCs w:val="24"/>
          </w:rPr>
          <w:delText xml:space="preserve"> </w:delText>
        </w:r>
      </w:del>
      <w:r w:rsidR="00716926">
        <w:rPr>
          <w:rFonts w:ascii="Times New Roman" w:eastAsia="Times New Roman" w:hAnsi="Times New Roman" w:cs="Times New Roman"/>
          <w:sz w:val="24"/>
          <w:szCs w:val="24"/>
        </w:rPr>
        <w:t xml:space="preserve"> with values that exceed the maximum permissible levels in Ecuadorian environmental legislation in areas influenced by fishing ports, wastewater, </w:t>
      </w:r>
      <w:ins w:id="872" w:author="muyaguari@yahoo.com" w:date="2021-06-01T21:03:00Z">
        <w:r>
          <w:rPr>
            <w:rFonts w:ascii="Times New Roman" w:eastAsia="Times New Roman" w:hAnsi="Times New Roman" w:cs="Times New Roman"/>
            <w:sz w:val="24"/>
            <w:szCs w:val="24"/>
          </w:rPr>
          <w:t xml:space="preserve">and </w:t>
        </w:r>
      </w:ins>
      <w:r w:rsidR="00716926">
        <w:rPr>
          <w:rFonts w:ascii="Times New Roman" w:eastAsia="Times New Roman" w:hAnsi="Times New Roman" w:cs="Times New Roman"/>
          <w:sz w:val="24"/>
          <w:szCs w:val="24"/>
        </w:rPr>
        <w:t xml:space="preserve">urbanizations. </w:t>
      </w:r>
      <w:commentRangeEnd w:id="866"/>
      <w:r>
        <w:rPr>
          <w:rStyle w:val="CommentReference"/>
        </w:rPr>
        <w:commentReference w:id="866"/>
      </w:r>
      <w:ins w:id="873" w:author="muyaguari@yahoo.com" w:date="2021-06-01T21:05:00Z">
        <w:r>
          <w:rPr>
            <w:rFonts w:ascii="Times New Roman" w:eastAsia="Times New Roman" w:hAnsi="Times New Roman" w:cs="Times New Roman"/>
            <w:sz w:val="24"/>
            <w:szCs w:val="24"/>
          </w:rPr>
          <w:t xml:space="preserve">Within this context, 9 </w:t>
        </w:r>
      </w:ins>
    </w:p>
    <w:p w14:paraId="000000EA" w14:textId="77777777" w:rsidR="00E85944" w:rsidDel="006E66DB" w:rsidRDefault="00E85944">
      <w:pPr>
        <w:pBdr>
          <w:top w:val="nil"/>
          <w:left w:val="nil"/>
          <w:bottom w:val="nil"/>
          <w:right w:val="nil"/>
          <w:between w:val="nil"/>
        </w:pBdr>
        <w:spacing w:line="240" w:lineRule="auto"/>
        <w:jc w:val="both"/>
        <w:rPr>
          <w:del w:id="874" w:author="muyaguari@yahoo.com" w:date="2021-06-01T21:03:00Z"/>
          <w:rFonts w:ascii="Times New Roman" w:eastAsia="Times New Roman" w:hAnsi="Times New Roman" w:cs="Times New Roman"/>
          <w:sz w:val="24"/>
          <w:szCs w:val="24"/>
        </w:rPr>
      </w:pPr>
    </w:p>
    <w:p w14:paraId="000000EB" w14:textId="2CD19483" w:rsidR="00E85944" w:rsidRDefault="00716926">
      <w:pPr>
        <w:pBdr>
          <w:top w:val="nil"/>
          <w:left w:val="nil"/>
          <w:bottom w:val="nil"/>
          <w:right w:val="nil"/>
          <w:between w:val="nil"/>
        </w:pBdr>
        <w:spacing w:line="240" w:lineRule="auto"/>
        <w:jc w:val="both"/>
        <w:rPr>
          <w:rFonts w:ascii="Times New Roman" w:eastAsia="Times New Roman" w:hAnsi="Times New Roman" w:cs="Times New Roman"/>
          <w:sz w:val="24"/>
          <w:szCs w:val="24"/>
        </w:rPr>
        <w:pPrChange w:id="875" w:author="muyaguari@yahoo.com" w:date="2021-06-01T21:03:00Z">
          <w:pPr>
            <w:spacing w:line="240" w:lineRule="auto"/>
            <w:jc w:val="both"/>
          </w:pPr>
        </w:pPrChange>
      </w:pPr>
      <w:del w:id="876" w:author="muyaguari@yahoo.com" w:date="2021-06-01T21:03:00Z">
        <w:r w:rsidRPr="006E66DB" w:rsidDel="006E66DB">
          <w:rPr>
            <w:rFonts w:ascii="Times New Roman" w:eastAsia="Times New Roman" w:hAnsi="Times New Roman" w:cs="Times New Roman"/>
            <w:strike/>
            <w:sz w:val="24"/>
            <w:szCs w:val="24"/>
            <w:rPrChange w:id="877" w:author="muyaguari@yahoo.com" w:date="2021-06-01T21:03:00Z">
              <w:rPr>
                <w:rFonts w:ascii="Times New Roman" w:eastAsia="Times New Roman" w:hAnsi="Times New Roman" w:cs="Times New Roman"/>
                <w:sz w:val="24"/>
                <w:szCs w:val="24"/>
              </w:rPr>
            </w:rPrChange>
          </w:rPr>
          <w:delText xml:space="preserve">Biological contamination by fecal coliforms and </w:delText>
        </w:r>
        <w:r w:rsidRPr="006E66DB" w:rsidDel="006E66DB">
          <w:rPr>
            <w:rFonts w:ascii="Times New Roman" w:eastAsia="Times New Roman" w:hAnsi="Times New Roman" w:cs="Times New Roman"/>
            <w:i/>
            <w:strike/>
            <w:sz w:val="24"/>
            <w:szCs w:val="24"/>
            <w:rPrChange w:id="878" w:author="muyaguari@yahoo.com" w:date="2021-06-01T21:03:00Z">
              <w:rPr>
                <w:rFonts w:ascii="Times New Roman" w:eastAsia="Times New Roman" w:hAnsi="Times New Roman" w:cs="Times New Roman"/>
                <w:i/>
                <w:sz w:val="24"/>
                <w:szCs w:val="24"/>
              </w:rPr>
            </w:rPrChange>
          </w:rPr>
          <w:delText>E. coli</w:delText>
        </w:r>
        <w:r w:rsidRPr="006E66DB" w:rsidDel="006E66DB">
          <w:rPr>
            <w:rFonts w:ascii="Times New Roman" w:eastAsia="Times New Roman" w:hAnsi="Times New Roman" w:cs="Times New Roman"/>
            <w:strike/>
            <w:sz w:val="24"/>
            <w:szCs w:val="24"/>
            <w:rPrChange w:id="879" w:author="muyaguari@yahoo.com" w:date="2021-06-01T21:03:00Z">
              <w:rPr>
                <w:rFonts w:ascii="Times New Roman" w:eastAsia="Times New Roman" w:hAnsi="Times New Roman" w:cs="Times New Roman"/>
                <w:sz w:val="24"/>
                <w:szCs w:val="24"/>
              </w:rPr>
            </w:rPrChange>
          </w:rPr>
          <w:delText xml:space="preserve"> was observed from the parameters analyzed on the beaches.</w:delText>
        </w:r>
        <w:r w:rsidDel="006E66DB">
          <w:rPr>
            <w:rFonts w:ascii="Times New Roman" w:eastAsia="Times New Roman" w:hAnsi="Times New Roman" w:cs="Times New Roman"/>
            <w:sz w:val="24"/>
            <w:szCs w:val="24"/>
          </w:rPr>
          <w:delText xml:space="preserve"> </w:delText>
        </w:r>
      </w:del>
      <w:del w:id="880" w:author="muyaguari@yahoo.com" w:date="2021-06-01T21:00:00Z">
        <w:r w:rsidDel="006E66DB">
          <w:rPr>
            <w:rFonts w:ascii="Times New Roman" w:eastAsia="Times New Roman" w:hAnsi="Times New Roman" w:cs="Times New Roman"/>
            <w:sz w:val="24"/>
            <w:szCs w:val="24"/>
          </w:rPr>
          <w:delText>It was evidenced that in</w:delText>
        </w:r>
      </w:del>
      <w:ins w:id="881" w:author="muyaguari@yahoo.com" w:date="2021-06-01T21:05:00Z">
        <w:r w:rsidR="006E66DB">
          <w:rPr>
            <w:rFonts w:ascii="Times New Roman" w:eastAsia="Times New Roman" w:hAnsi="Times New Roman" w:cs="Times New Roman"/>
            <w:sz w:val="24"/>
            <w:szCs w:val="24"/>
          </w:rPr>
          <w:t>o</w:t>
        </w:r>
      </w:ins>
      <w:ins w:id="882" w:author="muyaguari@yahoo.com" w:date="2021-06-01T21:00:00Z">
        <w:r w:rsidR="006E66DB">
          <w:rPr>
            <w:rFonts w:ascii="Times New Roman" w:eastAsia="Times New Roman" w:hAnsi="Times New Roman" w:cs="Times New Roman"/>
            <w:sz w:val="24"/>
            <w:szCs w:val="24"/>
          </w:rPr>
          <w:t>ut</w:t>
        </w:r>
      </w:ins>
      <w:r>
        <w:rPr>
          <w:rFonts w:ascii="Times New Roman" w:eastAsia="Times New Roman" w:hAnsi="Times New Roman" w:cs="Times New Roman"/>
          <w:sz w:val="24"/>
          <w:szCs w:val="24"/>
        </w:rPr>
        <w:t xml:space="preserve"> </w:t>
      </w:r>
      <w:ins w:id="883" w:author="muyaguari@yahoo.com" w:date="2021-06-01T21:00:00Z">
        <w:r w:rsidR="006E66DB">
          <w:rPr>
            <w:rFonts w:ascii="Times New Roman" w:eastAsia="Times New Roman" w:hAnsi="Times New Roman" w:cs="Times New Roman"/>
            <w:sz w:val="24"/>
            <w:szCs w:val="24"/>
          </w:rPr>
          <w:t xml:space="preserve">of </w:t>
        </w:r>
      </w:ins>
      <w:del w:id="884" w:author="muyaguari@yahoo.com" w:date="2021-06-01T21:00:00Z">
        <w:r w:rsidDel="006E66DB">
          <w:rPr>
            <w:rFonts w:ascii="Times New Roman" w:eastAsia="Times New Roman" w:hAnsi="Times New Roman" w:cs="Times New Roman"/>
            <w:sz w:val="24"/>
            <w:szCs w:val="24"/>
          </w:rPr>
          <w:delText xml:space="preserve">15 </w:delText>
        </w:r>
      </w:del>
      <w:ins w:id="885" w:author="muyaguari@yahoo.com" w:date="2021-06-01T21:00:00Z">
        <w:r w:rsidR="006E66DB">
          <w:rPr>
            <w:rFonts w:ascii="Times New Roman" w:eastAsia="Times New Roman" w:hAnsi="Times New Roman" w:cs="Times New Roman"/>
            <w:sz w:val="24"/>
            <w:szCs w:val="24"/>
          </w:rPr>
          <w:t xml:space="preserve">fifteen </w:t>
        </w:r>
      </w:ins>
      <w:r>
        <w:rPr>
          <w:rFonts w:ascii="Times New Roman" w:eastAsia="Times New Roman" w:hAnsi="Times New Roman" w:cs="Times New Roman"/>
          <w:sz w:val="24"/>
          <w:szCs w:val="24"/>
        </w:rPr>
        <w:t>beaches analyzed</w:t>
      </w:r>
      <w:ins w:id="886" w:author="muyaguari@yahoo.com" w:date="2021-06-01T21:05:00Z">
        <w:r w:rsidR="006E66DB">
          <w:rPr>
            <w:rFonts w:ascii="Times New Roman" w:eastAsia="Times New Roman" w:hAnsi="Times New Roman" w:cs="Times New Roman"/>
            <w:sz w:val="24"/>
            <w:szCs w:val="24"/>
          </w:rPr>
          <w:t xml:space="preserve"> </w:t>
        </w:r>
      </w:ins>
      <w:del w:id="887" w:author="muyaguari@yahoo.com" w:date="2021-06-01T21:05:00Z">
        <w:r w:rsidDel="006E66DB">
          <w:rPr>
            <w:rFonts w:ascii="Times New Roman" w:eastAsia="Times New Roman" w:hAnsi="Times New Roman" w:cs="Times New Roman"/>
            <w:sz w:val="24"/>
            <w:szCs w:val="24"/>
          </w:rPr>
          <w:delText>, 9 are</w:delText>
        </w:r>
      </w:del>
      <w:ins w:id="888" w:author="muyaguari@yahoo.com" w:date="2021-06-01T21:05:00Z">
        <w:r w:rsidR="006E66DB">
          <w:rPr>
            <w:rFonts w:ascii="Times New Roman" w:eastAsia="Times New Roman" w:hAnsi="Times New Roman" w:cs="Times New Roman"/>
            <w:sz w:val="24"/>
            <w:szCs w:val="24"/>
          </w:rPr>
          <w:t>were</w:t>
        </w:r>
      </w:ins>
      <w:r>
        <w:rPr>
          <w:rFonts w:ascii="Times New Roman" w:eastAsia="Times New Roman" w:hAnsi="Times New Roman" w:cs="Times New Roman"/>
          <w:sz w:val="24"/>
          <w:szCs w:val="24"/>
        </w:rPr>
        <w:t xml:space="preserve"> not suitable for primary contact</w:t>
      </w:r>
      <w:ins w:id="889" w:author="muyaguari@yahoo.com" w:date="2021-06-01T21:06:00Z">
        <w:r w:rsidR="006E66DB">
          <w:rPr>
            <w:rFonts w:ascii="Times New Roman" w:eastAsia="Times New Roman" w:hAnsi="Times New Roman" w:cs="Times New Roman"/>
            <w:sz w:val="24"/>
            <w:szCs w:val="24"/>
          </w:rPr>
          <w:t>.</w:t>
        </w:r>
      </w:ins>
      <w:ins w:id="890" w:author="muyaguari@yahoo.com" w:date="2021-06-01T21:08:00Z">
        <w:r w:rsidR="007B7DF7">
          <w:rPr>
            <w:rFonts w:ascii="Times New Roman" w:eastAsia="Times New Roman" w:hAnsi="Times New Roman" w:cs="Times New Roman"/>
            <w:sz w:val="24"/>
            <w:szCs w:val="24"/>
          </w:rPr>
          <w:t xml:space="preserve"> </w:t>
        </w:r>
      </w:ins>
      <w:del w:id="891" w:author="muyaguari@yahoo.com" w:date="2021-06-01T21:08:00Z">
        <w:r w:rsidDel="007B7DF7">
          <w:rPr>
            <w:rFonts w:ascii="Times New Roman" w:eastAsia="Times New Roman" w:hAnsi="Times New Roman" w:cs="Times New Roman"/>
            <w:sz w:val="24"/>
            <w:szCs w:val="24"/>
          </w:rPr>
          <w:delText xml:space="preserve">, </w:delText>
        </w:r>
      </w:del>
      <w:ins w:id="892" w:author="muyaguari@yahoo.com" w:date="2021-06-01T21:08:00Z">
        <w:r w:rsidR="007B7DF7">
          <w:rPr>
            <w:rFonts w:ascii="Times New Roman" w:eastAsia="Times New Roman" w:hAnsi="Times New Roman" w:cs="Times New Roman"/>
            <w:sz w:val="24"/>
            <w:szCs w:val="24"/>
          </w:rPr>
          <w:t xml:space="preserve">With the exception of </w:t>
        </w:r>
        <w:proofErr w:type="spellStart"/>
        <w:r w:rsidR="007B7DF7">
          <w:rPr>
            <w:rFonts w:ascii="Times New Roman" w:eastAsia="Times New Roman" w:hAnsi="Times New Roman" w:cs="Times New Roman"/>
            <w:sz w:val="24"/>
            <w:szCs w:val="24"/>
          </w:rPr>
          <w:t>Anconcito</w:t>
        </w:r>
        <w:proofErr w:type="spellEnd"/>
        <w:r w:rsidR="007B7DF7">
          <w:rPr>
            <w:rFonts w:ascii="Times New Roman" w:eastAsia="Times New Roman" w:hAnsi="Times New Roman" w:cs="Times New Roman"/>
            <w:sz w:val="24"/>
            <w:szCs w:val="24"/>
          </w:rPr>
          <w:t xml:space="preserve"> and </w:t>
        </w:r>
        <w:proofErr w:type="spellStart"/>
        <w:r w:rsidR="007B7DF7">
          <w:rPr>
            <w:rFonts w:ascii="Times New Roman" w:eastAsia="Times New Roman" w:hAnsi="Times New Roman" w:cs="Times New Roman"/>
            <w:sz w:val="24"/>
            <w:szCs w:val="24"/>
          </w:rPr>
          <w:t>Portete</w:t>
        </w:r>
      </w:ins>
      <w:proofErr w:type="spellEnd"/>
      <w:ins w:id="893" w:author="muyaguari@yahoo.com" w:date="2021-06-01T21:09:00Z">
        <w:r w:rsidR="007B7DF7">
          <w:rPr>
            <w:rFonts w:ascii="Times New Roman" w:eastAsia="Times New Roman" w:hAnsi="Times New Roman" w:cs="Times New Roman"/>
            <w:sz w:val="24"/>
            <w:szCs w:val="24"/>
          </w:rPr>
          <w:t xml:space="preserve">, </w:t>
        </w:r>
      </w:ins>
      <w:ins w:id="894" w:author="muyaguari@yahoo.com" w:date="2021-06-01T21:10:00Z">
        <w:r w:rsidR="007B7DF7">
          <w:rPr>
            <w:rFonts w:ascii="Times New Roman" w:eastAsia="Times New Roman" w:hAnsi="Times New Roman" w:cs="Times New Roman"/>
            <w:sz w:val="24"/>
            <w:szCs w:val="24"/>
          </w:rPr>
          <w:t>all other</w:t>
        </w:r>
      </w:ins>
      <w:ins w:id="895" w:author="muyaguari@yahoo.com" w:date="2021-06-01T21:09:00Z">
        <w:r w:rsidR="007B7DF7">
          <w:rPr>
            <w:rFonts w:ascii="Times New Roman" w:eastAsia="Times New Roman" w:hAnsi="Times New Roman" w:cs="Times New Roman"/>
            <w:sz w:val="24"/>
            <w:szCs w:val="24"/>
          </w:rPr>
          <w:t xml:space="preserve"> beaches were suitable for </w:t>
        </w:r>
      </w:ins>
      <w:del w:id="896" w:author="muyaguari@yahoo.com" w:date="2021-06-01T21:09:00Z">
        <w:r w:rsidDel="007B7DF7">
          <w:rPr>
            <w:rFonts w:ascii="Times New Roman" w:eastAsia="Times New Roman" w:hAnsi="Times New Roman" w:cs="Times New Roman"/>
            <w:sz w:val="24"/>
            <w:szCs w:val="24"/>
          </w:rPr>
          <w:delText xml:space="preserve">but for </w:delText>
        </w:r>
      </w:del>
      <w:r>
        <w:rPr>
          <w:rFonts w:ascii="Times New Roman" w:eastAsia="Times New Roman" w:hAnsi="Times New Roman" w:cs="Times New Roman"/>
          <w:sz w:val="24"/>
          <w:szCs w:val="24"/>
        </w:rPr>
        <w:t>secondary contac</w:t>
      </w:r>
      <w:ins w:id="897" w:author="muyaguari@yahoo.com" w:date="2021-06-01T21:36:00Z">
        <w:r w:rsidR="00B41083">
          <w:rPr>
            <w:rFonts w:ascii="Times New Roman" w:eastAsia="Times New Roman" w:hAnsi="Times New Roman" w:cs="Times New Roman"/>
            <w:sz w:val="24"/>
            <w:szCs w:val="24"/>
          </w:rPr>
          <w:t xml:space="preserve">t or </w:t>
        </w:r>
      </w:ins>
      <w:del w:id="898" w:author="muyaguari@yahoo.com" w:date="2021-06-01T21:36:00Z">
        <w:r w:rsidDel="00B41083">
          <w:rPr>
            <w:rFonts w:ascii="Times New Roman" w:eastAsia="Times New Roman" w:hAnsi="Times New Roman" w:cs="Times New Roman"/>
            <w:sz w:val="24"/>
            <w:szCs w:val="24"/>
          </w:rPr>
          <w:delText xml:space="preserve">t </w:delText>
        </w:r>
      </w:del>
      <w:ins w:id="899" w:author="muyaguari@yahoo.com" w:date="2021-06-01T21:36:00Z">
        <w:r w:rsidR="00B41083">
          <w:rPr>
            <w:rFonts w:ascii="Times New Roman" w:eastAsia="Times New Roman" w:hAnsi="Times New Roman" w:cs="Times New Roman"/>
            <w:sz w:val="24"/>
            <w:szCs w:val="24"/>
          </w:rPr>
          <w:t xml:space="preserve">recreational activities </w:t>
        </w:r>
      </w:ins>
      <w:ins w:id="900" w:author="muyaguari@yahoo.com" w:date="2021-06-01T21:10:00Z">
        <w:r w:rsidR="007B7DF7">
          <w:rPr>
            <w:rFonts w:ascii="Times New Roman" w:eastAsia="Times New Roman" w:hAnsi="Times New Roman" w:cs="Times New Roman"/>
            <w:sz w:val="24"/>
            <w:szCs w:val="24"/>
          </w:rPr>
          <w:t>(</w:t>
        </w:r>
        <w:proofErr w:type="gramStart"/>
        <w:r w:rsidR="007B7DF7">
          <w:rPr>
            <w:rFonts w:ascii="Times New Roman" w:eastAsia="Times New Roman" w:hAnsi="Times New Roman" w:cs="Times New Roman"/>
            <w:sz w:val="24"/>
            <w:szCs w:val="24"/>
          </w:rPr>
          <w:t>i.e.</w:t>
        </w:r>
        <w:proofErr w:type="gramEnd"/>
        <w:r w:rsidR="007B7DF7">
          <w:rPr>
            <w:rFonts w:ascii="Times New Roman" w:eastAsia="Times New Roman" w:hAnsi="Times New Roman" w:cs="Times New Roman"/>
            <w:sz w:val="24"/>
            <w:szCs w:val="24"/>
          </w:rPr>
          <w:t xml:space="preserve"> </w:t>
        </w:r>
      </w:ins>
      <w:del w:id="901" w:author="muyaguari@yahoo.com" w:date="2021-06-01T21:10:00Z">
        <w:r w:rsidDel="007B7DF7">
          <w:rPr>
            <w:rFonts w:ascii="Times New Roman" w:eastAsia="Times New Roman" w:hAnsi="Times New Roman" w:cs="Times New Roman"/>
            <w:sz w:val="24"/>
            <w:szCs w:val="24"/>
          </w:rPr>
          <w:lastRenderedPageBreak/>
          <w:delText xml:space="preserve">for </w:delText>
        </w:r>
      </w:del>
      <w:r>
        <w:rPr>
          <w:rFonts w:ascii="Times New Roman" w:eastAsia="Times New Roman" w:hAnsi="Times New Roman" w:cs="Times New Roman"/>
          <w:sz w:val="24"/>
          <w:szCs w:val="24"/>
        </w:rPr>
        <w:t>water sports and fishing</w:t>
      </w:r>
      <w:ins w:id="902" w:author="muyaguari@yahoo.com" w:date="2021-06-01T21:10:00Z">
        <w:r w:rsidR="007B7DF7">
          <w:rPr>
            <w:rFonts w:ascii="Times New Roman" w:eastAsia="Times New Roman" w:hAnsi="Times New Roman" w:cs="Times New Roman"/>
            <w:sz w:val="24"/>
            <w:szCs w:val="24"/>
          </w:rPr>
          <w:t>)</w:t>
        </w:r>
      </w:ins>
      <w:del w:id="903" w:author="muyaguari@yahoo.com" w:date="2021-06-01T21:10:00Z">
        <w:r w:rsidDel="007B7DF7">
          <w:rPr>
            <w:rFonts w:ascii="Times New Roman" w:eastAsia="Times New Roman" w:hAnsi="Times New Roman" w:cs="Times New Roman"/>
            <w:sz w:val="24"/>
            <w:szCs w:val="24"/>
          </w:rPr>
          <w:delText>,</w:delText>
        </w:r>
      </w:del>
      <w:del w:id="904" w:author="muyaguari@yahoo.com" w:date="2021-06-01T21:08:00Z">
        <w:r w:rsidDel="007B7DF7">
          <w:rPr>
            <w:rFonts w:ascii="Times New Roman" w:eastAsia="Times New Roman" w:hAnsi="Times New Roman" w:cs="Times New Roman"/>
            <w:sz w:val="24"/>
            <w:szCs w:val="24"/>
          </w:rPr>
          <w:delText xml:space="preserve"> with the exception of Anconcito and Portete</w:delText>
        </w:r>
      </w:del>
      <w:r>
        <w:rPr>
          <w:rFonts w:ascii="Times New Roman" w:eastAsia="Times New Roman" w:hAnsi="Times New Roman" w:cs="Times New Roman"/>
          <w:sz w:val="24"/>
          <w:szCs w:val="24"/>
        </w:rPr>
        <w:t xml:space="preserve">. </w:t>
      </w:r>
      <w:del w:id="905" w:author="muyaguari@yahoo.com" w:date="2021-06-01T21:16:00Z">
        <w:r w:rsidDel="00A4233B">
          <w:rPr>
            <w:rFonts w:ascii="Times New Roman" w:eastAsia="Times New Roman" w:hAnsi="Times New Roman" w:cs="Times New Roman"/>
            <w:sz w:val="24"/>
            <w:szCs w:val="24"/>
          </w:rPr>
          <w:delText xml:space="preserve">This pollution has been generated by the </w:delText>
        </w:r>
      </w:del>
      <w:ins w:id="906" w:author="muyaguari@yahoo.com" w:date="2021-06-01T21:16:00Z">
        <w:r w:rsidR="00A4233B">
          <w:rPr>
            <w:rFonts w:ascii="Times New Roman" w:eastAsia="Times New Roman" w:hAnsi="Times New Roman" w:cs="Times New Roman"/>
            <w:sz w:val="24"/>
            <w:szCs w:val="24"/>
          </w:rPr>
          <w:t xml:space="preserve">Besides </w:t>
        </w:r>
      </w:ins>
      <w:r>
        <w:rPr>
          <w:rFonts w:ascii="Times New Roman" w:eastAsia="Times New Roman" w:hAnsi="Times New Roman" w:cs="Times New Roman"/>
          <w:sz w:val="24"/>
          <w:szCs w:val="24"/>
        </w:rPr>
        <w:t>discharge</w:t>
      </w:r>
      <w:ins w:id="907" w:author="muyaguari@yahoo.com" w:date="2021-06-01T21:16:00Z">
        <w:r w:rsidR="00A4233B">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xml:space="preserve"> of domestic wastewater, </w:t>
      </w:r>
      <w:ins w:id="908" w:author="muyaguari@yahoo.com" w:date="2021-06-01T21:17:00Z">
        <w:r w:rsidR="00A4233B">
          <w:rPr>
            <w:rFonts w:ascii="Times New Roman" w:eastAsia="Times New Roman" w:hAnsi="Times New Roman" w:cs="Times New Roman"/>
            <w:sz w:val="24"/>
            <w:szCs w:val="24"/>
          </w:rPr>
          <w:t>oth</w:t>
        </w:r>
      </w:ins>
      <w:ins w:id="909" w:author="muyaguari@yahoo.com" w:date="2021-06-01T21:18:00Z">
        <w:r w:rsidR="00A4233B">
          <w:rPr>
            <w:rFonts w:ascii="Times New Roman" w:eastAsia="Times New Roman" w:hAnsi="Times New Roman" w:cs="Times New Roman"/>
            <w:sz w:val="24"/>
            <w:szCs w:val="24"/>
          </w:rPr>
          <w:t xml:space="preserve">er factors that contribute to water pollution include </w:t>
        </w:r>
      </w:ins>
      <w:r>
        <w:rPr>
          <w:rFonts w:ascii="Times New Roman" w:eastAsia="Times New Roman" w:hAnsi="Times New Roman" w:cs="Times New Roman"/>
          <w:sz w:val="24"/>
          <w:szCs w:val="24"/>
        </w:rPr>
        <w:t>runoff, contaminated water from rain or subsoil, river mouths with contaminated water and defecation of bathers directly into se</w:t>
      </w:r>
      <w:r w:rsidR="008532F0">
        <w:rPr>
          <w:rFonts w:ascii="Times New Roman" w:eastAsia="Times New Roman" w:hAnsi="Times New Roman" w:cs="Times New Roman"/>
          <w:sz w:val="24"/>
          <w:szCs w:val="24"/>
        </w:rPr>
        <w:t>awater (</w:t>
      </w:r>
      <w:proofErr w:type="spellStart"/>
      <w:r w:rsidR="008532F0">
        <w:rPr>
          <w:rFonts w:ascii="Times New Roman" w:eastAsia="Times New Roman" w:hAnsi="Times New Roman" w:cs="Times New Roman"/>
          <w:sz w:val="24"/>
          <w:szCs w:val="24"/>
        </w:rPr>
        <w:t>Badilla</w:t>
      </w:r>
      <w:proofErr w:type="spellEnd"/>
      <w:r w:rsidR="008532F0">
        <w:rPr>
          <w:rFonts w:ascii="Times New Roman" w:eastAsia="Times New Roman" w:hAnsi="Times New Roman" w:cs="Times New Roman"/>
          <w:sz w:val="24"/>
          <w:szCs w:val="24"/>
        </w:rPr>
        <w:t>-Aguilar et al.,</w:t>
      </w:r>
      <w:r>
        <w:rPr>
          <w:rFonts w:ascii="Times New Roman" w:eastAsia="Times New Roman" w:hAnsi="Times New Roman" w:cs="Times New Roman"/>
          <w:sz w:val="24"/>
          <w:szCs w:val="24"/>
        </w:rPr>
        <w:t xml:space="preserve"> 2019)</w:t>
      </w:r>
      <w:ins w:id="910" w:author="muyaguari@yahoo.com" w:date="2021-06-01T21:18:00Z">
        <w:r w:rsidR="00A4233B">
          <w:rPr>
            <w:rFonts w:ascii="Times New Roman" w:eastAsia="Times New Roman" w:hAnsi="Times New Roman" w:cs="Times New Roman"/>
            <w:sz w:val="24"/>
            <w:szCs w:val="24"/>
          </w:rPr>
          <w:t xml:space="preserve">. </w:t>
        </w:r>
      </w:ins>
      <w:ins w:id="911" w:author="muyaguari@yahoo.com" w:date="2021-06-01T21:23:00Z">
        <w:r w:rsidR="00EB001F">
          <w:rPr>
            <w:rFonts w:ascii="Times New Roman" w:eastAsia="Times New Roman" w:hAnsi="Times New Roman" w:cs="Times New Roman"/>
            <w:sz w:val="24"/>
            <w:szCs w:val="24"/>
          </w:rPr>
          <w:t xml:space="preserve">The present </w:t>
        </w:r>
        <w:proofErr w:type="spellStart"/>
        <w:r w:rsidR="00EB001F">
          <w:rPr>
            <w:rFonts w:ascii="Times New Roman" w:eastAsia="Times New Roman" w:hAnsi="Times New Roman" w:cs="Times New Roman"/>
            <w:sz w:val="24"/>
            <w:szCs w:val="24"/>
          </w:rPr>
          <w:t>study</w:t>
        </w:r>
      </w:ins>
      <w:del w:id="912" w:author="muyaguari@yahoo.com" w:date="2021-06-01T21:18:00Z">
        <w:r w:rsidDel="00A4233B">
          <w:rPr>
            <w:rFonts w:ascii="Times New Roman" w:eastAsia="Times New Roman" w:hAnsi="Times New Roman" w:cs="Times New Roman"/>
            <w:sz w:val="24"/>
            <w:szCs w:val="24"/>
          </w:rPr>
          <w:delText>, however, t</w:delText>
        </w:r>
      </w:del>
      <w:del w:id="913" w:author="muyaguari@yahoo.com" w:date="2021-06-01T21:21:00Z">
        <w:r w:rsidDel="00A4233B">
          <w:rPr>
            <w:rFonts w:ascii="Times New Roman" w:eastAsia="Times New Roman" w:hAnsi="Times New Roman" w:cs="Times New Roman"/>
            <w:sz w:val="24"/>
            <w:szCs w:val="24"/>
          </w:rPr>
          <w:delText xml:space="preserve">his research </w:delText>
        </w:r>
      </w:del>
      <w:r>
        <w:rPr>
          <w:rFonts w:ascii="Times New Roman" w:eastAsia="Times New Roman" w:hAnsi="Times New Roman" w:cs="Times New Roman"/>
          <w:sz w:val="24"/>
          <w:szCs w:val="24"/>
        </w:rPr>
        <w:t>was</w:t>
      </w:r>
      <w:proofErr w:type="spellEnd"/>
      <w:r>
        <w:rPr>
          <w:rFonts w:ascii="Times New Roman" w:eastAsia="Times New Roman" w:hAnsi="Times New Roman" w:cs="Times New Roman"/>
          <w:sz w:val="24"/>
          <w:szCs w:val="24"/>
        </w:rPr>
        <w:t xml:space="preserve"> </w:t>
      </w:r>
      <w:del w:id="914" w:author="muyaguari@yahoo.com" w:date="2021-06-01T21:19:00Z">
        <w:r w:rsidDel="00A4233B">
          <w:rPr>
            <w:rFonts w:ascii="Times New Roman" w:eastAsia="Times New Roman" w:hAnsi="Times New Roman" w:cs="Times New Roman"/>
            <w:sz w:val="24"/>
            <w:szCs w:val="24"/>
          </w:rPr>
          <w:delText>carried out in</w:delText>
        </w:r>
      </w:del>
      <w:ins w:id="915" w:author="muyaguari@yahoo.com" w:date="2021-06-01T21:19:00Z">
        <w:r w:rsidR="00A4233B">
          <w:rPr>
            <w:rFonts w:ascii="Times New Roman" w:eastAsia="Times New Roman" w:hAnsi="Times New Roman" w:cs="Times New Roman"/>
            <w:sz w:val="24"/>
            <w:szCs w:val="24"/>
          </w:rPr>
          <w:t>conducted during</w:t>
        </w:r>
      </w:ins>
      <w:r>
        <w:rPr>
          <w:rFonts w:ascii="Times New Roman" w:eastAsia="Times New Roman" w:hAnsi="Times New Roman" w:cs="Times New Roman"/>
          <w:sz w:val="24"/>
          <w:szCs w:val="24"/>
        </w:rPr>
        <w:t xml:space="preserve"> </w:t>
      </w:r>
      <w:del w:id="916" w:author="muyaguari@yahoo.com" w:date="2021-06-01T21:19:00Z">
        <w:r w:rsidDel="00A4233B">
          <w:rPr>
            <w:rFonts w:ascii="Times New Roman" w:eastAsia="Times New Roman" w:hAnsi="Times New Roman" w:cs="Times New Roman"/>
            <w:sz w:val="24"/>
            <w:szCs w:val="24"/>
          </w:rPr>
          <w:delText>times of a</w:delText>
        </w:r>
      </w:del>
      <w:ins w:id="917" w:author="muyaguari@yahoo.com" w:date="2021-06-01T21:19:00Z">
        <w:r w:rsidR="00A4233B">
          <w:rPr>
            <w:rFonts w:ascii="Times New Roman" w:eastAsia="Times New Roman" w:hAnsi="Times New Roman" w:cs="Times New Roman"/>
            <w:sz w:val="24"/>
            <w:szCs w:val="24"/>
          </w:rPr>
          <w:t>the COVID-19</w:t>
        </w:r>
      </w:ins>
      <w:r>
        <w:rPr>
          <w:rFonts w:ascii="Times New Roman" w:eastAsia="Times New Roman" w:hAnsi="Times New Roman" w:cs="Times New Roman"/>
          <w:sz w:val="24"/>
          <w:szCs w:val="24"/>
        </w:rPr>
        <w:t xml:space="preserve"> pandemic when the use of beaches was prohibited</w:t>
      </w:r>
      <w:ins w:id="918" w:author="muyaguari@yahoo.com" w:date="2021-06-01T21:19:00Z">
        <w:r w:rsidR="00A4233B">
          <w:rPr>
            <w:rFonts w:ascii="Times New Roman" w:eastAsia="Times New Roman" w:hAnsi="Times New Roman" w:cs="Times New Roman"/>
            <w:sz w:val="24"/>
            <w:szCs w:val="24"/>
          </w:rPr>
          <w:t xml:space="preserve">. </w:t>
        </w:r>
      </w:ins>
      <w:ins w:id="919" w:author="muyaguari@yahoo.com" w:date="2021-06-01T21:20:00Z">
        <w:r w:rsidR="00A4233B">
          <w:rPr>
            <w:rFonts w:ascii="Times New Roman" w:eastAsia="Times New Roman" w:hAnsi="Times New Roman" w:cs="Times New Roman"/>
            <w:sz w:val="24"/>
            <w:szCs w:val="24"/>
          </w:rPr>
          <w:t>Thus, we</w:t>
        </w:r>
      </w:ins>
      <w:del w:id="920" w:author="muyaguari@yahoo.com" w:date="2021-06-01T21:19:00Z">
        <w:r w:rsidDel="00A4233B">
          <w:rPr>
            <w:rFonts w:ascii="Times New Roman" w:eastAsia="Times New Roman" w:hAnsi="Times New Roman" w:cs="Times New Roman"/>
            <w:sz w:val="24"/>
            <w:szCs w:val="24"/>
          </w:rPr>
          <w:delText xml:space="preserve">, from </w:delText>
        </w:r>
      </w:del>
      <w:del w:id="921" w:author="muyaguari@yahoo.com" w:date="2021-06-01T21:20:00Z">
        <w:r w:rsidDel="00A4233B">
          <w:rPr>
            <w:rFonts w:ascii="Times New Roman" w:eastAsia="Times New Roman" w:hAnsi="Times New Roman" w:cs="Times New Roman"/>
            <w:sz w:val="24"/>
            <w:szCs w:val="24"/>
          </w:rPr>
          <w:delText>which we can</w:delText>
        </w:r>
      </w:del>
      <w:r>
        <w:rPr>
          <w:rFonts w:ascii="Times New Roman" w:eastAsia="Times New Roman" w:hAnsi="Times New Roman" w:cs="Times New Roman"/>
          <w:sz w:val="24"/>
          <w:szCs w:val="24"/>
        </w:rPr>
        <w:t xml:space="preserve"> </w:t>
      </w:r>
      <w:ins w:id="922" w:author="muyaguari@yahoo.com" w:date="2021-06-01T21:21:00Z">
        <w:r w:rsidR="00A4233B">
          <w:rPr>
            <w:rFonts w:ascii="Times New Roman" w:eastAsia="Times New Roman" w:hAnsi="Times New Roman" w:cs="Times New Roman"/>
            <w:sz w:val="24"/>
            <w:szCs w:val="24"/>
          </w:rPr>
          <w:t xml:space="preserve">can </w:t>
        </w:r>
      </w:ins>
      <w:r>
        <w:rPr>
          <w:rFonts w:ascii="Times New Roman" w:eastAsia="Times New Roman" w:hAnsi="Times New Roman" w:cs="Times New Roman"/>
          <w:sz w:val="24"/>
          <w:szCs w:val="24"/>
        </w:rPr>
        <w:t xml:space="preserve">infer that microbiological contamination </w:t>
      </w:r>
      <w:del w:id="923" w:author="muyaguari@yahoo.com" w:date="2021-06-01T21:20:00Z">
        <w:r w:rsidDel="00A4233B">
          <w:rPr>
            <w:rFonts w:ascii="Times New Roman" w:eastAsia="Times New Roman" w:hAnsi="Times New Roman" w:cs="Times New Roman"/>
            <w:sz w:val="24"/>
            <w:szCs w:val="24"/>
          </w:rPr>
          <w:delText xml:space="preserve">must </w:delText>
        </w:r>
      </w:del>
      <w:ins w:id="924" w:author="muyaguari@yahoo.com" w:date="2021-06-01T21:20:00Z">
        <w:r w:rsidR="00A4233B">
          <w:rPr>
            <w:rFonts w:ascii="Times New Roman" w:eastAsia="Times New Roman" w:hAnsi="Times New Roman" w:cs="Times New Roman"/>
            <w:sz w:val="24"/>
            <w:szCs w:val="24"/>
          </w:rPr>
          <w:t xml:space="preserve">should </w:t>
        </w:r>
      </w:ins>
      <w:r>
        <w:rPr>
          <w:rFonts w:ascii="Times New Roman" w:eastAsia="Times New Roman" w:hAnsi="Times New Roman" w:cs="Times New Roman"/>
          <w:sz w:val="24"/>
          <w:szCs w:val="24"/>
        </w:rPr>
        <w:t>be greater during holidays where there is a greater influx of tourists.</w:t>
      </w:r>
    </w:p>
    <w:p w14:paraId="000000EC" w14:textId="77777777" w:rsidR="00E85944" w:rsidRDefault="00E85944">
      <w:pPr>
        <w:spacing w:line="240" w:lineRule="auto"/>
        <w:jc w:val="both"/>
        <w:rPr>
          <w:rFonts w:ascii="Times New Roman" w:eastAsia="Times New Roman" w:hAnsi="Times New Roman" w:cs="Times New Roman"/>
          <w:sz w:val="24"/>
          <w:szCs w:val="24"/>
        </w:rPr>
      </w:pPr>
    </w:p>
    <w:p w14:paraId="000000ED" w14:textId="71A6532B" w:rsidR="00E85944" w:rsidRDefault="00716926">
      <w:pPr>
        <w:spacing w:line="240" w:lineRule="auto"/>
        <w:jc w:val="both"/>
        <w:rPr>
          <w:rFonts w:ascii="Times New Roman" w:eastAsia="Times New Roman" w:hAnsi="Times New Roman" w:cs="Times New Roman"/>
          <w:sz w:val="24"/>
          <w:szCs w:val="24"/>
        </w:rPr>
      </w:pPr>
      <w:commentRangeStart w:id="925"/>
      <w:r>
        <w:rPr>
          <w:rFonts w:ascii="Times New Roman" w:eastAsia="Times New Roman" w:hAnsi="Times New Roman" w:cs="Times New Roman"/>
          <w:sz w:val="24"/>
          <w:szCs w:val="24"/>
        </w:rPr>
        <w:t xml:space="preserve">On </w:t>
      </w:r>
      <w:r w:rsidR="009C75FD">
        <w:rPr>
          <w:rFonts w:ascii="Times New Roman" w:eastAsia="Times New Roman" w:hAnsi="Times New Roman" w:cs="Times New Roman"/>
          <w:sz w:val="24"/>
          <w:szCs w:val="24"/>
        </w:rPr>
        <w:t>the other hand, the fact eight from fifteen</w:t>
      </w:r>
      <w:r>
        <w:rPr>
          <w:rFonts w:ascii="Times New Roman" w:eastAsia="Times New Roman" w:hAnsi="Times New Roman" w:cs="Times New Roman"/>
          <w:sz w:val="24"/>
          <w:szCs w:val="24"/>
        </w:rPr>
        <w:t xml:space="preserve"> beaches studied are contaminated with the </w:t>
      </w:r>
      <w:r w:rsidRPr="00CB6384">
        <w:rPr>
          <w:rFonts w:ascii="Times New Roman" w:eastAsia="Times New Roman" w:hAnsi="Times New Roman" w:cs="Times New Roman"/>
          <w:i/>
          <w:sz w:val="24"/>
          <w:szCs w:val="24"/>
        </w:rPr>
        <w:t>E. coli</w:t>
      </w:r>
      <w:r>
        <w:rPr>
          <w:rFonts w:ascii="Times New Roman" w:eastAsia="Times New Roman" w:hAnsi="Times New Roman" w:cs="Times New Roman"/>
          <w:sz w:val="24"/>
          <w:szCs w:val="24"/>
        </w:rPr>
        <w:t xml:space="preserve"> </w:t>
      </w:r>
      <w:commentRangeStart w:id="926"/>
      <w:r>
        <w:rPr>
          <w:rFonts w:ascii="Times New Roman" w:eastAsia="Times New Roman" w:hAnsi="Times New Roman" w:cs="Times New Roman"/>
          <w:sz w:val="24"/>
          <w:szCs w:val="24"/>
        </w:rPr>
        <w:t>bacteria associated with gastrointestinal disease</w:t>
      </w:r>
      <w:commentRangeEnd w:id="926"/>
      <w:r w:rsidR="00B41083">
        <w:rPr>
          <w:rStyle w:val="CommentReference"/>
        </w:rPr>
        <w:commentReference w:id="926"/>
      </w:r>
      <w:r>
        <w:rPr>
          <w:rFonts w:ascii="Times New Roman" w:eastAsia="Times New Roman" w:hAnsi="Times New Roman" w:cs="Times New Roman"/>
          <w:sz w:val="24"/>
          <w:szCs w:val="24"/>
        </w:rPr>
        <w:t xml:space="preserve">, shows the risk of suffering some disease in the users of these beaches. Of the 8 beaches, those with the highest contamination were </w:t>
      </w:r>
      <w:proofErr w:type="spellStart"/>
      <w:r>
        <w:rPr>
          <w:rFonts w:ascii="Times New Roman" w:eastAsia="Times New Roman" w:hAnsi="Times New Roman" w:cs="Times New Roman"/>
          <w:sz w:val="24"/>
          <w:szCs w:val="24"/>
        </w:rPr>
        <w:t>Anconcito</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Esterillo</w:t>
      </w:r>
      <w:proofErr w:type="spellEnd"/>
      <w:r>
        <w:rPr>
          <w:rFonts w:ascii="Times New Roman" w:eastAsia="Times New Roman" w:hAnsi="Times New Roman" w:cs="Times New Roman"/>
          <w:sz w:val="24"/>
          <w:szCs w:val="24"/>
        </w:rPr>
        <w:t xml:space="preserve">. </w:t>
      </w:r>
      <w:commentRangeEnd w:id="925"/>
      <w:r w:rsidR="00B41083">
        <w:rPr>
          <w:rStyle w:val="CommentReference"/>
        </w:rPr>
        <w:commentReference w:id="925"/>
      </w:r>
      <w:commentRangeStart w:id="927"/>
      <w:r>
        <w:rPr>
          <w:rFonts w:ascii="Times New Roman" w:eastAsia="Times New Roman" w:hAnsi="Times New Roman" w:cs="Times New Roman"/>
          <w:sz w:val="24"/>
          <w:szCs w:val="24"/>
        </w:rPr>
        <w:t xml:space="preserve">The explanation for this contamination in the two most polluted beaches is due to the fact </w:t>
      </w:r>
      <w:commentRangeEnd w:id="927"/>
      <w:r w:rsidR="00B41083">
        <w:rPr>
          <w:rStyle w:val="CommentReference"/>
        </w:rPr>
        <w:commentReference w:id="927"/>
      </w:r>
      <w:r>
        <w:rPr>
          <w:rFonts w:ascii="Times New Roman" w:eastAsia="Times New Roman" w:hAnsi="Times New Roman" w:cs="Times New Roman"/>
          <w:sz w:val="24"/>
          <w:szCs w:val="24"/>
        </w:rPr>
        <w:t>that the treated water is discharged into the oxidation ponds that showed high concentrations of fecal coliforms and is also reflected in the high chemical oxygen demand.</w:t>
      </w:r>
    </w:p>
    <w:p w14:paraId="000000EE" w14:textId="77777777" w:rsidR="00E85944" w:rsidRDefault="00E85944">
      <w:pPr>
        <w:spacing w:line="240" w:lineRule="auto"/>
        <w:jc w:val="both"/>
        <w:rPr>
          <w:rFonts w:ascii="Times New Roman" w:eastAsia="Times New Roman" w:hAnsi="Times New Roman" w:cs="Times New Roman"/>
          <w:sz w:val="24"/>
          <w:szCs w:val="24"/>
        </w:rPr>
      </w:pPr>
    </w:p>
    <w:p w14:paraId="000000EF" w14:textId="59985B6F" w:rsidR="00E85944" w:rsidDel="00B41083" w:rsidRDefault="00716926">
      <w:pPr>
        <w:spacing w:line="240" w:lineRule="auto"/>
        <w:jc w:val="both"/>
        <w:rPr>
          <w:del w:id="928" w:author="muyaguari@yahoo.com" w:date="2021-06-01T21:33:00Z"/>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levels of </w:t>
      </w:r>
      <w:del w:id="929" w:author="muyaguari@yahoo.com" w:date="2021-06-01T21:33:00Z">
        <w:r w:rsidDel="00B41083">
          <w:rPr>
            <w:rFonts w:ascii="Times New Roman" w:eastAsia="Times New Roman" w:hAnsi="Times New Roman" w:cs="Times New Roman"/>
            <w:sz w:val="24"/>
            <w:szCs w:val="24"/>
          </w:rPr>
          <w:delText>fecal coliforms</w:delText>
        </w:r>
      </w:del>
      <w:ins w:id="930" w:author="muyaguari@yahoo.com" w:date="2021-06-01T21:33:00Z">
        <w:r w:rsidR="00B41083">
          <w:rPr>
            <w:rFonts w:ascii="Times New Roman" w:eastAsia="Times New Roman" w:hAnsi="Times New Roman" w:cs="Times New Roman"/>
            <w:sz w:val="24"/>
            <w:szCs w:val="24"/>
          </w:rPr>
          <w:t>FC</w:t>
        </w:r>
      </w:ins>
      <w:r>
        <w:rPr>
          <w:rFonts w:ascii="Times New Roman" w:eastAsia="Times New Roman" w:hAnsi="Times New Roman" w:cs="Times New Roman"/>
          <w:sz w:val="24"/>
          <w:szCs w:val="24"/>
        </w:rPr>
        <w:t xml:space="preserve"> were very high in the oxidation lagoons, which shows that this system is inefficient for the elimination of pathogenic microorganisms and coincides with the high values ​​of coliforms found on the beaches near the wa</w:t>
      </w:r>
      <w:r w:rsidR="00CB6384">
        <w:rPr>
          <w:rFonts w:ascii="Times New Roman" w:eastAsia="Times New Roman" w:hAnsi="Times New Roman" w:cs="Times New Roman"/>
          <w:sz w:val="24"/>
          <w:szCs w:val="24"/>
        </w:rPr>
        <w:t>ter discharge areas of the o</w:t>
      </w:r>
      <w:r>
        <w:rPr>
          <w:rFonts w:ascii="Times New Roman" w:eastAsia="Times New Roman" w:hAnsi="Times New Roman" w:cs="Times New Roman"/>
          <w:sz w:val="24"/>
          <w:szCs w:val="24"/>
        </w:rPr>
        <w:t>xidation ponds.</w:t>
      </w:r>
      <w:ins w:id="931" w:author="muyaguari@yahoo.com" w:date="2021-06-01T21:33:00Z">
        <w:r w:rsidR="00B41083">
          <w:rPr>
            <w:rFonts w:ascii="Times New Roman" w:eastAsia="Times New Roman" w:hAnsi="Times New Roman" w:cs="Times New Roman"/>
            <w:sz w:val="24"/>
            <w:szCs w:val="24"/>
          </w:rPr>
          <w:t xml:space="preserve"> </w:t>
        </w:r>
      </w:ins>
    </w:p>
    <w:p w14:paraId="000000F0" w14:textId="77777777" w:rsidR="00E85944" w:rsidDel="00B41083" w:rsidRDefault="00E85944">
      <w:pPr>
        <w:spacing w:line="240" w:lineRule="auto"/>
        <w:jc w:val="both"/>
        <w:rPr>
          <w:del w:id="932" w:author="muyaguari@yahoo.com" w:date="2021-06-01T21:33:00Z"/>
          <w:rFonts w:ascii="Times New Roman" w:eastAsia="Times New Roman" w:hAnsi="Times New Roman" w:cs="Times New Roman"/>
          <w:sz w:val="24"/>
          <w:szCs w:val="24"/>
        </w:rPr>
      </w:pPr>
    </w:p>
    <w:p w14:paraId="000000F1" w14:textId="3CAE3341" w:rsidR="00E85944" w:rsidRDefault="00716926">
      <w:pPr>
        <w:spacing w:line="240" w:lineRule="auto"/>
        <w:jc w:val="both"/>
        <w:rPr>
          <w:rFonts w:ascii="Times New Roman" w:eastAsia="Times New Roman" w:hAnsi="Times New Roman" w:cs="Times New Roman"/>
          <w:sz w:val="24"/>
          <w:szCs w:val="24"/>
        </w:rPr>
      </w:pPr>
      <w:del w:id="933" w:author="muyaguari@yahoo.com" w:date="2021-06-01T21:34:00Z">
        <w:r w:rsidDel="00B41083">
          <w:rPr>
            <w:rFonts w:ascii="Times New Roman" w:eastAsia="Times New Roman" w:hAnsi="Times New Roman" w:cs="Times New Roman"/>
            <w:sz w:val="24"/>
            <w:szCs w:val="24"/>
          </w:rPr>
          <w:delText>Even though</w:delText>
        </w:r>
      </w:del>
      <w:ins w:id="934" w:author="muyaguari@yahoo.com" w:date="2021-06-01T21:34:00Z">
        <w:r w:rsidR="00B41083">
          <w:rPr>
            <w:rFonts w:ascii="Times New Roman" w:eastAsia="Times New Roman" w:hAnsi="Times New Roman" w:cs="Times New Roman"/>
            <w:sz w:val="24"/>
            <w:szCs w:val="24"/>
          </w:rPr>
          <w:t>While</w:t>
        </w:r>
      </w:ins>
      <w:r>
        <w:rPr>
          <w:rFonts w:ascii="Times New Roman" w:eastAsia="Times New Roman" w:hAnsi="Times New Roman" w:cs="Times New Roman"/>
          <w:sz w:val="24"/>
          <w:szCs w:val="24"/>
        </w:rPr>
        <w:t xml:space="preserve"> the levels of coliforms were very high in the oxidation ponds, they were </w:t>
      </w:r>
      <w:ins w:id="935" w:author="muyaguari@yahoo.com" w:date="2021-06-01T21:37:00Z">
        <w:r w:rsidR="00B41083">
          <w:rPr>
            <w:rFonts w:ascii="Times New Roman" w:eastAsia="Times New Roman" w:hAnsi="Times New Roman" w:cs="Times New Roman"/>
            <w:sz w:val="24"/>
            <w:szCs w:val="24"/>
          </w:rPr>
          <w:t xml:space="preserve">found in </w:t>
        </w:r>
      </w:ins>
      <w:r>
        <w:rPr>
          <w:rFonts w:ascii="Times New Roman" w:eastAsia="Times New Roman" w:hAnsi="Times New Roman" w:cs="Times New Roman"/>
          <w:sz w:val="24"/>
          <w:szCs w:val="24"/>
        </w:rPr>
        <w:t xml:space="preserve">lower </w:t>
      </w:r>
      <w:ins w:id="936" w:author="muyaguari@yahoo.com" w:date="2021-06-01T21:39:00Z">
        <w:r w:rsidR="00B41083">
          <w:rPr>
            <w:rFonts w:ascii="Times New Roman" w:eastAsia="Times New Roman" w:hAnsi="Times New Roman" w:cs="Times New Roman"/>
            <w:sz w:val="24"/>
            <w:szCs w:val="24"/>
          </w:rPr>
          <w:t xml:space="preserve">significant values </w:t>
        </w:r>
      </w:ins>
      <w:r>
        <w:rPr>
          <w:rFonts w:ascii="Times New Roman" w:eastAsia="Times New Roman" w:hAnsi="Times New Roman" w:cs="Times New Roman"/>
          <w:sz w:val="24"/>
          <w:szCs w:val="24"/>
        </w:rPr>
        <w:t>on the beaches where these waters were eventually discharged, and the presence of the SARS-Co</w:t>
      </w:r>
      <w:ins w:id="937" w:author="muyaguari@yahoo.com" w:date="2021-06-01T21:33:00Z">
        <w:r w:rsidR="00B41083">
          <w:rPr>
            <w:rFonts w:ascii="Times New Roman" w:eastAsia="Times New Roman" w:hAnsi="Times New Roman" w:cs="Times New Roman"/>
            <w:sz w:val="24"/>
            <w:szCs w:val="24"/>
          </w:rPr>
          <w:t>V</w:t>
        </w:r>
      </w:ins>
      <w:del w:id="938" w:author="muyaguari@yahoo.com" w:date="2021-06-01T21:33:00Z">
        <w:r w:rsidDel="00B41083">
          <w:rPr>
            <w:rFonts w:ascii="Times New Roman" w:eastAsia="Times New Roman" w:hAnsi="Times New Roman" w:cs="Times New Roman"/>
            <w:sz w:val="24"/>
            <w:szCs w:val="24"/>
          </w:rPr>
          <w:delText>v</w:delText>
        </w:r>
      </w:del>
      <w:r>
        <w:rPr>
          <w:rFonts w:ascii="Times New Roman" w:eastAsia="Times New Roman" w:hAnsi="Times New Roman" w:cs="Times New Roman"/>
          <w:sz w:val="24"/>
          <w:szCs w:val="24"/>
        </w:rPr>
        <w:t>-2 virus was not detectable</w:t>
      </w:r>
      <w:ins w:id="939" w:author="muyaguari@yahoo.com" w:date="2021-06-01T21:38:00Z">
        <w:r w:rsidR="00B41083">
          <w:rPr>
            <w:rFonts w:ascii="Times New Roman" w:eastAsia="Times New Roman" w:hAnsi="Times New Roman" w:cs="Times New Roman"/>
            <w:sz w:val="24"/>
            <w:szCs w:val="24"/>
          </w:rPr>
          <w:t xml:space="preserve">. Factors such as </w:t>
        </w:r>
      </w:ins>
      <w:del w:id="940" w:author="muyaguari@yahoo.com" w:date="2021-06-01T21:38:00Z">
        <w:r w:rsidDel="00B41083">
          <w:rPr>
            <w:rFonts w:ascii="Times New Roman" w:eastAsia="Times New Roman" w:hAnsi="Times New Roman" w:cs="Times New Roman"/>
            <w:sz w:val="24"/>
            <w:szCs w:val="24"/>
          </w:rPr>
          <w:delText xml:space="preserve">, probably due to the </w:delText>
        </w:r>
      </w:del>
      <w:r>
        <w:rPr>
          <w:rFonts w:ascii="Times New Roman" w:eastAsia="Times New Roman" w:hAnsi="Times New Roman" w:cs="Times New Roman"/>
          <w:sz w:val="24"/>
          <w:szCs w:val="24"/>
        </w:rPr>
        <w:t>dilution effect</w:t>
      </w:r>
      <w:ins w:id="941" w:author="muyaguari@yahoo.com" w:date="2021-06-01T21:43:00Z">
        <w:r w:rsidR="00545CEA">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w:t>
      </w:r>
      <w:del w:id="942" w:author="muyaguari@yahoo.com" w:date="2021-06-01T21:38:00Z">
        <w:r w:rsidDel="00B41083">
          <w:rPr>
            <w:rFonts w:ascii="Times New Roman" w:eastAsia="Times New Roman" w:hAnsi="Times New Roman" w:cs="Times New Roman"/>
            <w:sz w:val="24"/>
            <w:szCs w:val="24"/>
          </w:rPr>
          <w:delText xml:space="preserve">on the one hand. </w:delText>
        </w:r>
      </w:del>
      <w:del w:id="943" w:author="muyaguari@yahoo.com" w:date="2021-06-01T21:41:00Z">
        <w:r w:rsidDel="00545CEA">
          <w:rPr>
            <w:rFonts w:ascii="Times New Roman" w:eastAsia="Times New Roman" w:hAnsi="Times New Roman" w:cs="Times New Roman"/>
            <w:sz w:val="24"/>
            <w:szCs w:val="24"/>
          </w:rPr>
          <w:delText xml:space="preserve">in the sea </w:delText>
        </w:r>
      </w:del>
      <w:del w:id="944" w:author="muyaguari@yahoo.com" w:date="2021-06-01T21:43:00Z">
        <w:r w:rsidDel="00545CEA">
          <w:rPr>
            <w:rFonts w:ascii="Times New Roman" w:eastAsia="Times New Roman" w:hAnsi="Times New Roman" w:cs="Times New Roman"/>
            <w:sz w:val="24"/>
            <w:szCs w:val="24"/>
          </w:rPr>
          <w:delText xml:space="preserve">and </w:delText>
        </w:r>
      </w:del>
      <w:del w:id="945" w:author="muyaguari@yahoo.com" w:date="2021-06-01T21:41:00Z">
        <w:r w:rsidDel="00545CEA">
          <w:rPr>
            <w:rFonts w:ascii="Times New Roman" w:eastAsia="Times New Roman" w:hAnsi="Times New Roman" w:cs="Times New Roman"/>
            <w:sz w:val="24"/>
            <w:szCs w:val="24"/>
          </w:rPr>
          <w:delText xml:space="preserve">to </w:delText>
        </w:r>
      </w:del>
      <w:r>
        <w:rPr>
          <w:rFonts w:ascii="Times New Roman" w:eastAsia="Times New Roman" w:hAnsi="Times New Roman" w:cs="Times New Roman"/>
          <w:sz w:val="24"/>
          <w:szCs w:val="24"/>
        </w:rPr>
        <w:t>salinity</w:t>
      </w:r>
      <w:del w:id="946" w:author="muyaguari@yahoo.com" w:date="2021-06-01T21:41:00Z">
        <w:r w:rsidDel="00545CEA">
          <w:rPr>
            <w:rFonts w:ascii="Times New Roman" w:eastAsia="Times New Roman" w:hAnsi="Times New Roman" w:cs="Times New Roman"/>
            <w:sz w:val="24"/>
            <w:szCs w:val="24"/>
          </w:rPr>
          <w:delText xml:space="preserve"> conditions</w:delText>
        </w:r>
      </w:del>
      <w:r>
        <w:rPr>
          <w:rFonts w:ascii="Times New Roman" w:eastAsia="Times New Roman" w:hAnsi="Times New Roman" w:cs="Times New Roman"/>
          <w:sz w:val="24"/>
          <w:szCs w:val="24"/>
        </w:rPr>
        <w:t xml:space="preserve">, incidence of ultraviolet rays and </w:t>
      </w:r>
      <w:del w:id="947" w:author="muyaguari@yahoo.com" w:date="2021-06-01T21:43:00Z">
        <w:r w:rsidDel="00545CEA">
          <w:rPr>
            <w:rFonts w:ascii="Times New Roman" w:eastAsia="Times New Roman" w:hAnsi="Times New Roman" w:cs="Times New Roman"/>
            <w:sz w:val="24"/>
            <w:szCs w:val="24"/>
          </w:rPr>
          <w:delText xml:space="preserve">the </w:delText>
        </w:r>
      </w:del>
      <w:r>
        <w:rPr>
          <w:rFonts w:ascii="Times New Roman" w:eastAsia="Times New Roman" w:hAnsi="Times New Roman" w:cs="Times New Roman"/>
          <w:sz w:val="24"/>
          <w:szCs w:val="24"/>
        </w:rPr>
        <w:t xml:space="preserve">temperature of </w:t>
      </w:r>
      <w:ins w:id="948" w:author="muyaguari@yahoo.com" w:date="2021-06-01T21:43:00Z">
        <w:r w:rsidR="00545CEA">
          <w:rPr>
            <w:rFonts w:ascii="Times New Roman" w:eastAsia="Times New Roman" w:hAnsi="Times New Roman" w:cs="Times New Roman"/>
            <w:sz w:val="24"/>
            <w:szCs w:val="24"/>
          </w:rPr>
          <w:t xml:space="preserve">the </w:t>
        </w:r>
      </w:ins>
      <w:r>
        <w:rPr>
          <w:rFonts w:ascii="Times New Roman" w:eastAsia="Times New Roman" w:hAnsi="Times New Roman" w:cs="Times New Roman"/>
          <w:sz w:val="24"/>
          <w:szCs w:val="24"/>
        </w:rPr>
        <w:t>sea</w:t>
      </w:r>
      <w:ins w:id="949" w:author="muyaguari@yahoo.com" w:date="2021-05-28T19:47:00Z">
        <w:r w:rsidR="003A3CC3">
          <w:rPr>
            <w:rFonts w:ascii="Times New Roman" w:eastAsia="Times New Roman" w:hAnsi="Times New Roman" w:cs="Times New Roman"/>
            <w:sz w:val="24"/>
            <w:szCs w:val="24"/>
          </w:rPr>
          <w:t xml:space="preserve"> may have played significant role</w:t>
        </w:r>
      </w:ins>
      <w:ins w:id="950" w:author="muyaguari@yahoo.com" w:date="2021-05-28T20:10:00Z">
        <w:r w:rsidR="003A3CC3">
          <w:rPr>
            <w:rFonts w:ascii="Times New Roman" w:eastAsia="Times New Roman" w:hAnsi="Times New Roman" w:cs="Times New Roman"/>
            <w:sz w:val="24"/>
            <w:szCs w:val="24"/>
          </w:rPr>
          <w:t xml:space="preserve">s in the detection of SARS-CoV-2 </w:t>
        </w:r>
      </w:ins>
      <w:del w:id="951" w:author="muyaguari@yahoo.com" w:date="2021-06-01T21:43:00Z">
        <w:r w:rsidDel="00545CEA">
          <w:rPr>
            <w:rFonts w:ascii="Times New Roman" w:eastAsia="Times New Roman" w:hAnsi="Times New Roman" w:cs="Times New Roman"/>
            <w:sz w:val="24"/>
            <w:szCs w:val="24"/>
          </w:rPr>
          <w:delText xml:space="preserve"> water</w:delText>
        </w:r>
      </w:del>
      <w:r>
        <w:rPr>
          <w:rFonts w:ascii="Times New Roman" w:eastAsia="Times New Roman" w:hAnsi="Times New Roman" w:cs="Times New Roman"/>
          <w:sz w:val="24"/>
          <w:szCs w:val="24"/>
        </w:rPr>
        <w:t xml:space="preserve">. </w:t>
      </w:r>
      <w:del w:id="952" w:author="muyaguari@yahoo.com" w:date="2021-05-28T20:11:00Z">
        <w:r w:rsidDel="003A3CC3">
          <w:rPr>
            <w:rFonts w:ascii="Times New Roman" w:eastAsia="Times New Roman" w:hAnsi="Times New Roman" w:cs="Times New Roman"/>
            <w:sz w:val="24"/>
            <w:szCs w:val="24"/>
          </w:rPr>
          <w:delText>In this sense</w:delText>
        </w:r>
      </w:del>
      <w:ins w:id="953" w:author="muyaguari@yahoo.com" w:date="2021-05-28T20:11:00Z">
        <w:r w:rsidR="003A3CC3">
          <w:rPr>
            <w:rFonts w:ascii="Times New Roman" w:eastAsia="Times New Roman" w:hAnsi="Times New Roman" w:cs="Times New Roman"/>
            <w:sz w:val="24"/>
            <w:szCs w:val="24"/>
          </w:rPr>
          <w:t>In this context</w:t>
        </w:r>
      </w:ins>
      <w:r>
        <w:rPr>
          <w:rFonts w:ascii="Times New Roman" w:eastAsia="Times New Roman" w:hAnsi="Times New Roman" w:cs="Times New Roman"/>
          <w:sz w:val="24"/>
          <w:szCs w:val="24"/>
        </w:rPr>
        <w:t xml:space="preserve">, it has been described that the survival of microorganisms in the environment depends on many factors such as temperature, incidence of sunlight and the presence of native microorganisms (Pinon &amp; </w:t>
      </w:r>
      <w:proofErr w:type="spellStart"/>
      <w:r>
        <w:rPr>
          <w:rFonts w:ascii="Times New Roman" w:eastAsia="Times New Roman" w:hAnsi="Times New Roman" w:cs="Times New Roman"/>
          <w:sz w:val="24"/>
          <w:szCs w:val="24"/>
        </w:rPr>
        <w:t>Vialette</w:t>
      </w:r>
      <w:proofErr w:type="spellEnd"/>
      <w:r>
        <w:rPr>
          <w:rFonts w:ascii="Times New Roman" w:eastAsia="Times New Roman" w:hAnsi="Times New Roman" w:cs="Times New Roman"/>
          <w:sz w:val="24"/>
          <w:szCs w:val="24"/>
        </w:rPr>
        <w:t>, 2019).</w:t>
      </w:r>
    </w:p>
    <w:p w14:paraId="000000F2" w14:textId="77777777" w:rsidR="00E85944" w:rsidRDefault="00E85944">
      <w:pPr>
        <w:spacing w:line="240" w:lineRule="auto"/>
        <w:jc w:val="both"/>
        <w:rPr>
          <w:rFonts w:ascii="Times New Roman" w:eastAsia="Times New Roman" w:hAnsi="Times New Roman" w:cs="Times New Roman"/>
          <w:sz w:val="24"/>
          <w:szCs w:val="24"/>
        </w:rPr>
      </w:pPr>
    </w:p>
    <w:p w14:paraId="000000F3" w14:textId="5A7CBFB6" w:rsidR="00E85944" w:rsidRDefault="0071692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impact of the discharge of inefficiently treated wastewater to the beaches was the low levels </w:t>
      </w:r>
      <w:ins w:id="954" w:author="muyaguari@yahoo.com" w:date="2021-05-28T20:14:00Z">
        <w:r w:rsidR="003A3CC3">
          <w:rPr>
            <w:rFonts w:ascii="Times New Roman" w:eastAsia="Times New Roman" w:hAnsi="Times New Roman" w:cs="Times New Roman"/>
            <w:sz w:val="24"/>
            <w:szCs w:val="24"/>
          </w:rPr>
          <w:t xml:space="preserve">(less than 5 mg/L) </w:t>
        </w:r>
      </w:ins>
      <w:r>
        <w:rPr>
          <w:rFonts w:ascii="Times New Roman" w:eastAsia="Times New Roman" w:hAnsi="Times New Roman" w:cs="Times New Roman"/>
          <w:sz w:val="24"/>
          <w:szCs w:val="24"/>
        </w:rPr>
        <w:t xml:space="preserve">of oxygen </w:t>
      </w:r>
      <w:del w:id="955" w:author="muyaguari@yahoo.com" w:date="2021-05-28T20:14:00Z">
        <w:r w:rsidDel="003A3CC3">
          <w:rPr>
            <w:rFonts w:ascii="Times New Roman" w:eastAsia="Times New Roman" w:hAnsi="Times New Roman" w:cs="Times New Roman"/>
            <w:sz w:val="24"/>
            <w:szCs w:val="24"/>
          </w:rPr>
          <w:delText xml:space="preserve">found </w:delText>
        </w:r>
      </w:del>
      <w:ins w:id="956" w:author="muyaguari@yahoo.com" w:date="2021-05-28T20:14:00Z">
        <w:r w:rsidR="003A3CC3">
          <w:rPr>
            <w:rFonts w:ascii="Times New Roman" w:eastAsia="Times New Roman" w:hAnsi="Times New Roman" w:cs="Times New Roman"/>
            <w:sz w:val="24"/>
            <w:szCs w:val="24"/>
          </w:rPr>
          <w:t>measured</w:t>
        </w:r>
      </w:ins>
      <w:del w:id="957" w:author="muyaguari@yahoo.com" w:date="2021-05-28T20:14:00Z">
        <w:r w:rsidDel="003A3CC3">
          <w:rPr>
            <w:rFonts w:ascii="Times New Roman" w:eastAsia="Times New Roman" w:hAnsi="Times New Roman" w:cs="Times New Roman"/>
            <w:sz w:val="24"/>
            <w:szCs w:val="24"/>
          </w:rPr>
          <w:delText>(less than 5 mg</w:delText>
        </w:r>
      </w:del>
      <w:del w:id="958" w:author="muyaguari@yahoo.com" w:date="2021-05-28T20:07:00Z">
        <w:r w:rsidDel="003A3CC3">
          <w:rPr>
            <w:rFonts w:ascii="Times New Roman" w:eastAsia="Times New Roman" w:hAnsi="Times New Roman" w:cs="Times New Roman"/>
            <w:sz w:val="24"/>
            <w:szCs w:val="24"/>
          </w:rPr>
          <w:delText xml:space="preserve"> </w:delText>
        </w:r>
      </w:del>
      <w:del w:id="959" w:author="muyaguari@yahoo.com" w:date="2021-05-28T20:14:00Z">
        <w:r w:rsidDel="003A3CC3">
          <w:rPr>
            <w:rFonts w:ascii="Times New Roman" w:eastAsia="Times New Roman" w:hAnsi="Times New Roman" w:cs="Times New Roman"/>
            <w:sz w:val="24"/>
            <w:szCs w:val="24"/>
          </w:rPr>
          <w:delText>/</w:delText>
        </w:r>
      </w:del>
      <w:del w:id="960" w:author="muyaguari@yahoo.com" w:date="2021-05-28T20:07:00Z">
        <w:r w:rsidDel="003A3CC3">
          <w:rPr>
            <w:rFonts w:ascii="Times New Roman" w:eastAsia="Times New Roman" w:hAnsi="Times New Roman" w:cs="Times New Roman"/>
            <w:sz w:val="24"/>
            <w:szCs w:val="24"/>
          </w:rPr>
          <w:delText xml:space="preserve"> </w:delText>
        </w:r>
      </w:del>
      <w:del w:id="961" w:author="muyaguari@yahoo.com" w:date="2021-05-28T20:14:00Z">
        <w:r w:rsidDel="003A3CC3">
          <w:rPr>
            <w:rFonts w:ascii="Times New Roman" w:eastAsia="Times New Roman" w:hAnsi="Times New Roman" w:cs="Times New Roman"/>
            <w:sz w:val="24"/>
            <w:szCs w:val="24"/>
          </w:rPr>
          <w:delText>L)</w:delText>
        </w:r>
      </w:del>
      <w:r>
        <w:rPr>
          <w:rFonts w:ascii="Times New Roman" w:eastAsia="Times New Roman" w:hAnsi="Times New Roman" w:cs="Times New Roman"/>
          <w:sz w:val="24"/>
          <w:szCs w:val="24"/>
        </w:rPr>
        <w:t xml:space="preserve">. </w:t>
      </w:r>
      <w:del w:id="962" w:author="muyaguari@yahoo.com" w:date="2021-05-28T20:14:00Z">
        <w:r w:rsidDel="003A3CC3">
          <w:rPr>
            <w:rFonts w:ascii="Times New Roman" w:eastAsia="Times New Roman" w:hAnsi="Times New Roman" w:cs="Times New Roman"/>
            <w:sz w:val="24"/>
            <w:szCs w:val="24"/>
          </w:rPr>
          <w:delText>Due to the</w:delText>
        </w:r>
      </w:del>
      <w:ins w:id="963" w:author="muyaguari@yahoo.com" w:date="2021-05-28T20:25:00Z">
        <w:r w:rsidR="00103B88">
          <w:rPr>
            <w:rFonts w:ascii="Times New Roman" w:eastAsia="Times New Roman" w:hAnsi="Times New Roman" w:cs="Times New Roman"/>
            <w:sz w:val="24"/>
            <w:szCs w:val="24"/>
          </w:rPr>
          <w:t>S</w:t>
        </w:r>
      </w:ins>
      <w:del w:id="964" w:author="muyaguari@yahoo.com" w:date="2021-05-28T20:25:00Z">
        <w:r w:rsidDel="00103B88">
          <w:rPr>
            <w:rFonts w:ascii="Times New Roman" w:eastAsia="Times New Roman" w:hAnsi="Times New Roman" w:cs="Times New Roman"/>
            <w:sz w:val="24"/>
            <w:szCs w:val="24"/>
          </w:rPr>
          <w:delText xml:space="preserve"> </w:delText>
        </w:r>
      </w:del>
      <w:commentRangeStart w:id="965"/>
      <w:del w:id="966" w:author="muyaguari@yahoo.com" w:date="2021-05-28T20:23:00Z">
        <w:r w:rsidDel="00103B88">
          <w:rPr>
            <w:rFonts w:ascii="Times New Roman" w:eastAsia="Times New Roman" w:hAnsi="Times New Roman" w:cs="Times New Roman"/>
            <w:sz w:val="24"/>
            <w:szCs w:val="24"/>
          </w:rPr>
          <w:delText>organic load</w:delText>
        </w:r>
      </w:del>
      <w:del w:id="967" w:author="muyaguari@yahoo.com" w:date="2021-05-28T20:24:00Z">
        <w:r w:rsidDel="00103B88">
          <w:rPr>
            <w:rFonts w:ascii="Times New Roman" w:eastAsia="Times New Roman" w:hAnsi="Times New Roman" w:cs="Times New Roman"/>
            <w:sz w:val="24"/>
            <w:szCs w:val="24"/>
          </w:rPr>
          <w:delText xml:space="preserve"> of </w:delText>
        </w:r>
      </w:del>
      <w:del w:id="968" w:author="muyaguari@yahoo.com" w:date="2021-05-28T20:25:00Z">
        <w:r w:rsidDel="00103B88">
          <w:rPr>
            <w:rFonts w:ascii="Times New Roman" w:eastAsia="Times New Roman" w:hAnsi="Times New Roman" w:cs="Times New Roman"/>
            <w:sz w:val="24"/>
            <w:szCs w:val="24"/>
          </w:rPr>
          <w:delText>wastewater</w:delText>
        </w:r>
        <w:commentRangeEnd w:id="965"/>
        <w:r w:rsidR="003A3CC3" w:rsidDel="00103B88">
          <w:rPr>
            <w:rStyle w:val="CommentReference"/>
          </w:rPr>
          <w:commentReference w:id="965"/>
        </w:r>
      </w:del>
      <w:ins w:id="969" w:author="muyaguari@yahoo.com" w:date="2021-05-28T20:25:00Z">
        <w:r w:rsidR="00103B88">
          <w:rPr>
            <w:rFonts w:ascii="Times New Roman" w:eastAsia="Times New Roman" w:hAnsi="Times New Roman" w:cs="Times New Roman"/>
            <w:sz w:val="24"/>
            <w:szCs w:val="24"/>
          </w:rPr>
          <w:t>ewer</w:t>
        </w:r>
      </w:ins>
      <w:ins w:id="970" w:author="muyaguari@yahoo.com" w:date="2021-05-28T20:22:00Z">
        <w:r w:rsidR="00103B88">
          <w:rPr>
            <w:rFonts w:ascii="Times New Roman" w:eastAsia="Times New Roman" w:hAnsi="Times New Roman" w:cs="Times New Roman"/>
            <w:sz w:val="24"/>
            <w:szCs w:val="24"/>
          </w:rPr>
          <w:t xml:space="preserve"> overflows</w:t>
        </w:r>
      </w:ins>
      <w:ins w:id="971" w:author="muyaguari@yahoo.com" w:date="2021-05-28T20:25:00Z">
        <w:r w:rsidR="00103B88">
          <w:rPr>
            <w:rFonts w:ascii="Times New Roman" w:eastAsia="Times New Roman" w:hAnsi="Times New Roman" w:cs="Times New Roman"/>
            <w:sz w:val="24"/>
            <w:szCs w:val="24"/>
          </w:rPr>
          <w:t xml:space="preserve"> or </w:t>
        </w:r>
      </w:ins>
      <w:ins w:id="972" w:author="muyaguari@yahoo.com" w:date="2021-05-28T20:26:00Z">
        <w:r w:rsidR="00103B88">
          <w:rPr>
            <w:rFonts w:ascii="Times New Roman" w:eastAsia="Times New Roman" w:hAnsi="Times New Roman" w:cs="Times New Roman"/>
            <w:sz w:val="24"/>
            <w:szCs w:val="24"/>
          </w:rPr>
          <w:t xml:space="preserve">poorly treated effluents </w:t>
        </w:r>
      </w:ins>
      <w:del w:id="973" w:author="muyaguari@yahoo.com" w:date="2021-05-28T20:25:00Z">
        <w:r w:rsidDel="00103B88">
          <w:rPr>
            <w:rFonts w:ascii="Times New Roman" w:eastAsia="Times New Roman" w:hAnsi="Times New Roman" w:cs="Times New Roman"/>
            <w:sz w:val="24"/>
            <w:szCs w:val="24"/>
          </w:rPr>
          <w:delText xml:space="preserve">, </w:delText>
        </w:r>
      </w:del>
      <w:del w:id="974" w:author="muyaguari@yahoo.com" w:date="2021-05-28T20:26:00Z">
        <w:r w:rsidDel="00103B88">
          <w:rPr>
            <w:rFonts w:ascii="Times New Roman" w:eastAsia="Times New Roman" w:hAnsi="Times New Roman" w:cs="Times New Roman"/>
            <w:sz w:val="24"/>
            <w:szCs w:val="24"/>
          </w:rPr>
          <w:delText xml:space="preserve">effluent </w:delText>
        </w:r>
      </w:del>
      <w:r>
        <w:rPr>
          <w:rFonts w:ascii="Times New Roman" w:eastAsia="Times New Roman" w:hAnsi="Times New Roman" w:cs="Times New Roman"/>
          <w:sz w:val="24"/>
          <w:szCs w:val="24"/>
        </w:rPr>
        <w:t xml:space="preserve">discharged from </w:t>
      </w:r>
      <w:del w:id="975" w:author="muyaguari@yahoo.com" w:date="2021-05-28T20:25:00Z">
        <w:r w:rsidDel="00103B88">
          <w:rPr>
            <w:rFonts w:ascii="Times New Roman" w:eastAsia="Times New Roman" w:hAnsi="Times New Roman" w:cs="Times New Roman"/>
            <w:sz w:val="24"/>
            <w:szCs w:val="24"/>
          </w:rPr>
          <w:delText>wastewater treatment</w:delText>
        </w:r>
      </w:del>
      <w:ins w:id="976" w:author="muyaguari@yahoo.com" w:date="2021-05-28T20:25:00Z">
        <w:r w:rsidR="00103B88">
          <w:rPr>
            <w:rFonts w:ascii="Times New Roman" w:eastAsia="Times New Roman" w:hAnsi="Times New Roman" w:cs="Times New Roman"/>
            <w:sz w:val="24"/>
            <w:szCs w:val="24"/>
          </w:rPr>
          <w:t>these</w:t>
        </w:r>
      </w:ins>
      <w:r>
        <w:rPr>
          <w:rFonts w:ascii="Times New Roman" w:eastAsia="Times New Roman" w:hAnsi="Times New Roman" w:cs="Times New Roman"/>
          <w:sz w:val="24"/>
          <w:szCs w:val="24"/>
        </w:rPr>
        <w:t xml:space="preserve"> </w:t>
      </w:r>
      <w:del w:id="977" w:author="muyaguari@yahoo.com" w:date="2021-05-28T20:31:00Z">
        <w:r w:rsidDel="00103B88">
          <w:rPr>
            <w:rFonts w:ascii="Times New Roman" w:eastAsia="Times New Roman" w:hAnsi="Times New Roman" w:cs="Times New Roman"/>
            <w:sz w:val="24"/>
            <w:szCs w:val="24"/>
          </w:rPr>
          <w:delText xml:space="preserve">facilities </w:delText>
        </w:r>
      </w:del>
      <w:ins w:id="978" w:author="muyaguari@yahoo.com" w:date="2021-05-28T20:31:00Z">
        <w:r w:rsidR="00103B88">
          <w:rPr>
            <w:rFonts w:ascii="Times New Roman" w:eastAsia="Times New Roman" w:hAnsi="Times New Roman" w:cs="Times New Roman"/>
            <w:sz w:val="24"/>
            <w:szCs w:val="24"/>
          </w:rPr>
          <w:t xml:space="preserve">reservoirs </w:t>
        </w:r>
      </w:ins>
      <w:r>
        <w:rPr>
          <w:rFonts w:ascii="Times New Roman" w:eastAsia="Times New Roman" w:hAnsi="Times New Roman" w:cs="Times New Roman"/>
          <w:sz w:val="24"/>
          <w:szCs w:val="24"/>
        </w:rPr>
        <w:t>often contribute to the level of oxygen demand of the receiving water</w:t>
      </w:r>
      <w:ins w:id="979" w:author="muyaguari@yahoo.com" w:date="2021-05-28T20:26:00Z">
        <w:r w:rsidR="00103B88">
          <w:rPr>
            <w:rFonts w:ascii="Times New Roman" w:eastAsia="Times New Roman" w:hAnsi="Times New Roman" w:cs="Times New Roman"/>
            <w:sz w:val="24"/>
            <w:szCs w:val="24"/>
          </w:rPr>
          <w:t xml:space="preserve">s. </w:t>
        </w:r>
      </w:ins>
      <w:r w:rsidRPr="00103B88">
        <w:rPr>
          <w:rFonts w:ascii="Times New Roman" w:eastAsia="Times New Roman" w:hAnsi="Times New Roman" w:cs="Times New Roman"/>
          <w:strike/>
          <w:sz w:val="24"/>
          <w:szCs w:val="24"/>
          <w:rPrChange w:id="980" w:author="muyaguari@yahoo.com" w:date="2021-05-28T20:27:00Z">
            <w:rPr>
              <w:rFonts w:ascii="Times New Roman" w:eastAsia="Times New Roman" w:hAnsi="Times New Roman" w:cs="Times New Roman"/>
              <w:sz w:val="24"/>
              <w:szCs w:val="24"/>
            </w:rPr>
          </w:rPrChange>
        </w:rPr>
        <w:t>, due to the greater depletion of dissolved oxygen in the surface waters that receive water.</w:t>
      </w:r>
      <w:del w:id="981" w:author="muyaguari@yahoo.com" w:date="2021-05-28T20:26:00Z">
        <w:r w:rsidRPr="00103B88" w:rsidDel="00103B88">
          <w:rPr>
            <w:rFonts w:ascii="Times New Roman" w:eastAsia="Times New Roman" w:hAnsi="Times New Roman" w:cs="Times New Roman"/>
            <w:strike/>
            <w:sz w:val="24"/>
            <w:szCs w:val="24"/>
            <w:rPrChange w:id="982" w:author="muyaguari@yahoo.com" w:date="2021-05-28T20:27:00Z">
              <w:rPr>
                <w:rFonts w:ascii="Times New Roman" w:eastAsia="Times New Roman" w:hAnsi="Times New Roman" w:cs="Times New Roman"/>
                <w:sz w:val="24"/>
                <w:szCs w:val="24"/>
              </w:rPr>
            </w:rPrChange>
          </w:rPr>
          <w:delText xml:space="preserve"> poorly treated residuals</w:delText>
        </w:r>
      </w:del>
      <w:r w:rsidRPr="00103B88">
        <w:rPr>
          <w:rFonts w:ascii="Times New Roman" w:eastAsia="Times New Roman" w:hAnsi="Times New Roman" w:cs="Times New Roman"/>
          <w:strike/>
          <w:sz w:val="24"/>
          <w:szCs w:val="24"/>
          <w:rPrChange w:id="983" w:author="muyaguari@yahoo.com" w:date="2021-05-28T20:27:00Z">
            <w:rPr>
              <w:rFonts w:ascii="Times New Roman" w:eastAsia="Times New Roman" w:hAnsi="Times New Roman" w:cs="Times New Roman"/>
              <w:sz w:val="24"/>
              <w:szCs w:val="24"/>
            </w:rPr>
          </w:rPrChange>
        </w:rPr>
        <w:t>.</w:t>
      </w:r>
      <w:r>
        <w:rPr>
          <w:rFonts w:ascii="Times New Roman" w:eastAsia="Times New Roman" w:hAnsi="Times New Roman" w:cs="Times New Roman"/>
          <w:sz w:val="24"/>
          <w:szCs w:val="24"/>
        </w:rPr>
        <w:t xml:space="preserve"> </w:t>
      </w:r>
      <w:commentRangeStart w:id="984"/>
      <w:del w:id="985" w:author="muyaguari@yahoo.com" w:date="2021-05-28T20:31:00Z">
        <w:r w:rsidDel="00103B88">
          <w:rPr>
            <w:rFonts w:ascii="Times New Roman" w:eastAsia="Times New Roman" w:hAnsi="Times New Roman" w:cs="Times New Roman"/>
            <w:sz w:val="24"/>
            <w:szCs w:val="24"/>
          </w:rPr>
          <w:delText>Based on previous studies, as in the present study</w:delText>
        </w:r>
      </w:del>
      <w:ins w:id="986" w:author="muyaguari@yahoo.com" w:date="2021-05-28T20:31:00Z">
        <w:r w:rsidR="00103B88">
          <w:rPr>
            <w:rFonts w:ascii="Times New Roman" w:eastAsia="Times New Roman" w:hAnsi="Times New Roman" w:cs="Times New Roman"/>
            <w:sz w:val="24"/>
            <w:szCs w:val="24"/>
          </w:rPr>
          <w:t xml:space="preserve">Similar to </w:t>
        </w:r>
      </w:ins>
      <w:ins w:id="987" w:author="muyaguari@yahoo.com" w:date="2021-05-28T20:32:00Z">
        <w:r w:rsidR="00103B88">
          <w:rPr>
            <w:rFonts w:ascii="Times New Roman" w:eastAsia="Times New Roman" w:hAnsi="Times New Roman" w:cs="Times New Roman"/>
            <w:sz w:val="24"/>
            <w:szCs w:val="24"/>
          </w:rPr>
          <w:t>the present study, in other reports</w:t>
        </w:r>
      </w:ins>
      <w:del w:id="988" w:author="muyaguari@yahoo.com" w:date="2021-05-28T20:32:00Z">
        <w:r w:rsidDel="00103B88">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DO levels in effluent</w:t>
      </w:r>
      <w:ins w:id="989" w:author="muyaguari@yahoo.com" w:date="2021-05-28T20:30:00Z">
        <w:r w:rsidR="00103B88">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xml:space="preserve"> from various wastewater treatment facilities in South Africa </w:t>
      </w:r>
      <w:del w:id="990" w:author="muyaguari@yahoo.com" w:date="2021-05-28T20:33:00Z">
        <w:r w:rsidDel="00103B88">
          <w:rPr>
            <w:rFonts w:ascii="Times New Roman" w:eastAsia="Times New Roman" w:hAnsi="Times New Roman" w:cs="Times New Roman"/>
            <w:sz w:val="24"/>
            <w:szCs w:val="24"/>
          </w:rPr>
          <w:delText xml:space="preserve">are </w:delText>
        </w:r>
      </w:del>
      <w:ins w:id="991" w:author="muyaguari@yahoo.com" w:date="2021-05-28T20:33:00Z">
        <w:r w:rsidR="00103B88">
          <w:rPr>
            <w:rFonts w:ascii="Times New Roman" w:eastAsia="Times New Roman" w:hAnsi="Times New Roman" w:cs="Times New Roman"/>
            <w:sz w:val="24"/>
            <w:szCs w:val="24"/>
          </w:rPr>
          <w:t xml:space="preserve">were </w:t>
        </w:r>
      </w:ins>
      <w:r>
        <w:rPr>
          <w:rFonts w:ascii="Times New Roman" w:eastAsia="Times New Roman" w:hAnsi="Times New Roman" w:cs="Times New Roman"/>
          <w:sz w:val="24"/>
          <w:szCs w:val="24"/>
        </w:rPr>
        <w:t>typically lower than the required standard of 8 to 10 mg / L and the DO level per below 5 mg</w:t>
      </w:r>
      <w:del w:id="992" w:author="muyaguari@yahoo.com" w:date="2021-05-28T20:30:00Z">
        <w:r w:rsidDel="00103B88">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w:t>
      </w:r>
      <w:del w:id="993" w:author="muyaguari@yahoo.com" w:date="2021-05-28T20:30:00Z">
        <w:r w:rsidDel="00103B88">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L negatively affects the aquatic ecosystem (</w:t>
      </w:r>
      <w:proofErr w:type="spellStart"/>
      <w:r>
        <w:rPr>
          <w:rFonts w:ascii="Times New Roman" w:eastAsia="Times New Roman" w:hAnsi="Times New Roman" w:cs="Times New Roman"/>
          <w:sz w:val="24"/>
          <w:szCs w:val="24"/>
        </w:rPr>
        <w:t>Edokpayi</w:t>
      </w:r>
      <w:proofErr w:type="spellEnd"/>
      <w:r>
        <w:rPr>
          <w:rFonts w:ascii="Times New Roman" w:eastAsia="Times New Roman" w:hAnsi="Times New Roman" w:cs="Times New Roman"/>
          <w:sz w:val="24"/>
          <w:szCs w:val="24"/>
        </w:rPr>
        <w:t xml:space="preserve"> et al., 2017). </w:t>
      </w:r>
      <w:commentRangeEnd w:id="984"/>
      <w:r w:rsidR="00103B88">
        <w:rPr>
          <w:rStyle w:val="CommentReference"/>
        </w:rPr>
        <w:commentReference w:id="984"/>
      </w:r>
      <w:r>
        <w:rPr>
          <w:rFonts w:ascii="Times New Roman" w:eastAsia="Times New Roman" w:hAnsi="Times New Roman" w:cs="Times New Roman"/>
          <w:sz w:val="24"/>
          <w:szCs w:val="24"/>
        </w:rPr>
        <w:t>The effect of poorly treated wastewater on surface waters is largely determined by the oxygen balance of the aquatic ecosystem, and its presence is essential to maintain biological life within the system (</w:t>
      </w:r>
      <w:proofErr w:type="spellStart"/>
      <w:r>
        <w:rPr>
          <w:rFonts w:ascii="Times New Roman" w:eastAsia="Times New Roman" w:hAnsi="Times New Roman" w:cs="Times New Roman"/>
          <w:sz w:val="24"/>
          <w:szCs w:val="24"/>
        </w:rPr>
        <w:t>Edokpayi</w:t>
      </w:r>
      <w:proofErr w:type="spellEnd"/>
      <w:r>
        <w:rPr>
          <w:rFonts w:ascii="Times New Roman" w:eastAsia="Times New Roman" w:hAnsi="Times New Roman" w:cs="Times New Roman"/>
          <w:sz w:val="24"/>
          <w:szCs w:val="24"/>
        </w:rPr>
        <w:t xml:space="preserve"> et al., 2017).</w:t>
      </w:r>
      <w:r w:rsidR="00A37942" w:rsidRPr="00A37942">
        <w:t xml:space="preserve"> </w:t>
      </w:r>
      <w:r w:rsidR="00A37942" w:rsidRPr="00A37942">
        <w:rPr>
          <w:rFonts w:ascii="Times New Roman" w:eastAsia="Times New Roman" w:hAnsi="Times New Roman" w:cs="Times New Roman"/>
          <w:sz w:val="24"/>
          <w:szCs w:val="24"/>
        </w:rPr>
        <w:t xml:space="preserve">Therefore, there are negative impacts of the lagoon systems in Playas and Santa Elena, </w:t>
      </w:r>
      <w:commentRangeStart w:id="994"/>
      <w:r w:rsidR="00A37942" w:rsidRPr="00A37942">
        <w:rPr>
          <w:rFonts w:ascii="Times New Roman" w:eastAsia="Times New Roman" w:hAnsi="Times New Roman" w:cs="Times New Roman"/>
          <w:sz w:val="24"/>
          <w:szCs w:val="24"/>
        </w:rPr>
        <w:t>impacting the local flora and fauna</w:t>
      </w:r>
      <w:r w:rsidR="00A37942">
        <w:rPr>
          <w:rFonts w:ascii="Times New Roman" w:eastAsia="Times New Roman" w:hAnsi="Times New Roman" w:cs="Times New Roman"/>
          <w:sz w:val="24"/>
          <w:szCs w:val="24"/>
        </w:rPr>
        <w:t xml:space="preserve"> of these sites</w:t>
      </w:r>
      <w:commentRangeEnd w:id="994"/>
      <w:r w:rsidR="00103B88">
        <w:rPr>
          <w:rStyle w:val="CommentReference"/>
        </w:rPr>
        <w:commentReference w:id="994"/>
      </w:r>
      <w:r w:rsidR="00A37942" w:rsidRPr="00A37942">
        <w:rPr>
          <w:rFonts w:ascii="Times New Roman" w:eastAsia="Times New Roman" w:hAnsi="Times New Roman" w:cs="Times New Roman"/>
          <w:sz w:val="24"/>
          <w:szCs w:val="24"/>
        </w:rPr>
        <w:t xml:space="preserve">, which coincides with previous studies carried out in </w:t>
      </w:r>
      <w:r w:rsidR="00A37942">
        <w:rPr>
          <w:rFonts w:ascii="Times New Roman" w:eastAsia="Times New Roman" w:hAnsi="Times New Roman" w:cs="Times New Roman"/>
          <w:sz w:val="24"/>
          <w:szCs w:val="24"/>
        </w:rPr>
        <w:t xml:space="preserve">Playas (Espinoza, 2016) </w:t>
      </w:r>
      <w:proofErr w:type="gramStart"/>
      <w:r w:rsidR="00A37942">
        <w:rPr>
          <w:rFonts w:ascii="Times New Roman" w:eastAsia="Times New Roman" w:hAnsi="Times New Roman" w:cs="Times New Roman"/>
          <w:sz w:val="24"/>
          <w:szCs w:val="24"/>
        </w:rPr>
        <w:t>and  Santa</w:t>
      </w:r>
      <w:proofErr w:type="gramEnd"/>
      <w:r w:rsidR="00A37942">
        <w:rPr>
          <w:rFonts w:ascii="Times New Roman" w:eastAsia="Times New Roman" w:hAnsi="Times New Roman" w:cs="Times New Roman"/>
          <w:sz w:val="24"/>
          <w:szCs w:val="24"/>
        </w:rPr>
        <w:t xml:space="preserve"> Elena ( </w:t>
      </w:r>
      <w:proofErr w:type="spellStart"/>
      <w:r w:rsidR="00A37942">
        <w:rPr>
          <w:rFonts w:ascii="Times New Roman" w:eastAsia="Times New Roman" w:hAnsi="Times New Roman" w:cs="Times New Roman"/>
          <w:sz w:val="24"/>
          <w:szCs w:val="24"/>
        </w:rPr>
        <w:t>Córdova</w:t>
      </w:r>
      <w:proofErr w:type="spellEnd"/>
      <w:r w:rsidR="00A37942">
        <w:rPr>
          <w:rFonts w:ascii="Times New Roman" w:eastAsia="Times New Roman" w:hAnsi="Times New Roman" w:cs="Times New Roman"/>
          <w:sz w:val="24"/>
          <w:szCs w:val="24"/>
        </w:rPr>
        <w:t>, 2013)</w:t>
      </w:r>
      <w:r w:rsidR="00A37942" w:rsidRPr="00A37942">
        <w:rPr>
          <w:rFonts w:ascii="Times New Roman" w:eastAsia="Times New Roman" w:hAnsi="Times New Roman" w:cs="Times New Roman"/>
          <w:sz w:val="24"/>
          <w:szCs w:val="24"/>
        </w:rPr>
        <w:t>.</w:t>
      </w:r>
    </w:p>
    <w:p w14:paraId="000000F4" w14:textId="77777777" w:rsidR="00E85944" w:rsidRDefault="00E85944">
      <w:pPr>
        <w:spacing w:line="240" w:lineRule="auto"/>
        <w:jc w:val="both"/>
        <w:rPr>
          <w:rFonts w:ascii="Times New Roman" w:eastAsia="Times New Roman" w:hAnsi="Times New Roman" w:cs="Times New Roman"/>
          <w:sz w:val="24"/>
          <w:szCs w:val="24"/>
        </w:rPr>
      </w:pPr>
    </w:p>
    <w:p w14:paraId="000000F5" w14:textId="25383A51" w:rsidR="00E85944" w:rsidRDefault="0071692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present </w:t>
      </w:r>
      <w:del w:id="995" w:author="muyaguari@yahoo.com" w:date="2021-05-28T20:36:00Z">
        <w:r w:rsidDel="00103B88">
          <w:rPr>
            <w:rFonts w:ascii="Times New Roman" w:eastAsia="Times New Roman" w:hAnsi="Times New Roman" w:cs="Times New Roman"/>
            <w:sz w:val="24"/>
            <w:szCs w:val="24"/>
          </w:rPr>
          <w:delText>study</w:delText>
        </w:r>
      </w:del>
      <w:ins w:id="996" w:author="muyaguari@yahoo.com" w:date="2021-05-28T20:36:00Z">
        <w:r w:rsidR="00103B88">
          <w:rPr>
            <w:rFonts w:ascii="Times New Roman" w:eastAsia="Times New Roman" w:hAnsi="Times New Roman" w:cs="Times New Roman"/>
            <w:sz w:val="24"/>
            <w:szCs w:val="24"/>
          </w:rPr>
          <w:t>research</w:t>
        </w:r>
      </w:ins>
      <w:r>
        <w:rPr>
          <w:rFonts w:ascii="Times New Roman" w:eastAsia="Times New Roman" w:hAnsi="Times New Roman" w:cs="Times New Roman"/>
          <w:sz w:val="24"/>
          <w:szCs w:val="24"/>
        </w:rPr>
        <w:t xml:space="preserve">, high levels of COD and BOD were observed in the oxidation lagoons </w:t>
      </w:r>
      <w:del w:id="997" w:author="muyaguari@yahoo.com" w:date="2021-05-28T20:38:00Z">
        <w:r w:rsidDel="00103B88">
          <w:rPr>
            <w:rFonts w:ascii="Times New Roman" w:eastAsia="Times New Roman" w:hAnsi="Times New Roman" w:cs="Times New Roman"/>
            <w:sz w:val="24"/>
            <w:szCs w:val="24"/>
          </w:rPr>
          <w:delText xml:space="preserve">and </w:delText>
        </w:r>
      </w:del>
      <w:ins w:id="998" w:author="muyaguari@yahoo.com" w:date="2021-05-28T20:38:00Z">
        <w:r w:rsidR="00103B88">
          <w:rPr>
            <w:rFonts w:ascii="Times New Roman" w:eastAsia="Times New Roman" w:hAnsi="Times New Roman" w:cs="Times New Roman"/>
            <w:sz w:val="24"/>
            <w:szCs w:val="24"/>
          </w:rPr>
          <w:t xml:space="preserve">that </w:t>
        </w:r>
      </w:ins>
      <w:del w:id="999" w:author="muyaguari@yahoo.com" w:date="2021-05-28T20:38:00Z">
        <w:r w:rsidDel="00103B88">
          <w:rPr>
            <w:rFonts w:ascii="Times New Roman" w:eastAsia="Times New Roman" w:hAnsi="Times New Roman" w:cs="Times New Roman"/>
            <w:sz w:val="24"/>
            <w:szCs w:val="24"/>
          </w:rPr>
          <w:delText>as a consequence</w:delText>
        </w:r>
      </w:del>
      <w:ins w:id="1000" w:author="muyaguari@yahoo.com" w:date="2021-05-28T20:38:00Z">
        <w:r w:rsidR="00103B88">
          <w:rPr>
            <w:rFonts w:ascii="Times New Roman" w:eastAsia="Times New Roman" w:hAnsi="Times New Roman" w:cs="Times New Roman"/>
            <w:sz w:val="24"/>
            <w:szCs w:val="24"/>
          </w:rPr>
          <w:t>resulted</w:t>
        </w:r>
      </w:ins>
      <w:r>
        <w:rPr>
          <w:rFonts w:ascii="Times New Roman" w:eastAsia="Times New Roman" w:hAnsi="Times New Roman" w:cs="Times New Roman"/>
          <w:sz w:val="24"/>
          <w:szCs w:val="24"/>
        </w:rPr>
        <w:t xml:space="preserve"> in </w:t>
      </w:r>
      <w:del w:id="1001" w:author="muyaguari@yahoo.com" w:date="2021-05-28T20:38:00Z">
        <w:r w:rsidDel="00103B88">
          <w:rPr>
            <w:rFonts w:ascii="Times New Roman" w:eastAsia="Times New Roman" w:hAnsi="Times New Roman" w:cs="Times New Roman"/>
            <w:sz w:val="24"/>
            <w:szCs w:val="24"/>
          </w:rPr>
          <w:delText xml:space="preserve">the </w:delText>
        </w:r>
      </w:del>
      <w:ins w:id="1002" w:author="muyaguari@yahoo.com" w:date="2021-05-28T20:38:00Z">
        <w:r w:rsidR="00103B88">
          <w:rPr>
            <w:rFonts w:ascii="Times New Roman" w:eastAsia="Times New Roman" w:hAnsi="Times New Roman" w:cs="Times New Roman"/>
            <w:sz w:val="24"/>
            <w:szCs w:val="24"/>
          </w:rPr>
          <w:t xml:space="preserve">impairment of </w:t>
        </w:r>
      </w:ins>
      <w:r>
        <w:rPr>
          <w:rFonts w:ascii="Times New Roman" w:eastAsia="Times New Roman" w:hAnsi="Times New Roman" w:cs="Times New Roman"/>
          <w:sz w:val="24"/>
          <w:szCs w:val="24"/>
        </w:rPr>
        <w:t xml:space="preserve">water </w:t>
      </w:r>
      <w:ins w:id="1003" w:author="muyaguari@yahoo.com" w:date="2021-05-28T20:38:00Z">
        <w:r w:rsidR="00103B88">
          <w:rPr>
            <w:rFonts w:ascii="Times New Roman" w:eastAsia="Times New Roman" w:hAnsi="Times New Roman" w:cs="Times New Roman"/>
            <w:sz w:val="24"/>
            <w:szCs w:val="24"/>
          </w:rPr>
          <w:t xml:space="preserve">quality </w:t>
        </w:r>
      </w:ins>
      <w:r>
        <w:rPr>
          <w:rFonts w:ascii="Times New Roman" w:eastAsia="Times New Roman" w:hAnsi="Times New Roman" w:cs="Times New Roman"/>
          <w:sz w:val="24"/>
          <w:szCs w:val="24"/>
        </w:rPr>
        <w:t xml:space="preserve">of the surrounding beaches. BOD and COD usually give an estimate of organic contamination in water and wastewater. They are </w:t>
      </w:r>
      <w:del w:id="1004" w:author="muyaguari@yahoo.com" w:date="2021-05-28T20:40:00Z">
        <w:r w:rsidDel="00103B88">
          <w:rPr>
            <w:rFonts w:ascii="Times New Roman" w:eastAsia="Times New Roman" w:hAnsi="Times New Roman" w:cs="Times New Roman"/>
            <w:sz w:val="24"/>
            <w:szCs w:val="24"/>
          </w:rPr>
          <w:delText xml:space="preserve">important </w:delText>
        </w:r>
      </w:del>
      <w:ins w:id="1005" w:author="muyaguari@yahoo.com" w:date="2021-05-28T20:40:00Z">
        <w:r w:rsidR="00103B88">
          <w:rPr>
            <w:rFonts w:ascii="Times New Roman" w:eastAsia="Times New Roman" w:hAnsi="Times New Roman" w:cs="Times New Roman"/>
            <w:sz w:val="24"/>
            <w:szCs w:val="24"/>
          </w:rPr>
          <w:t>rele</w:t>
        </w:r>
      </w:ins>
      <w:ins w:id="1006" w:author="muyaguari@yahoo.com" w:date="2021-05-28T20:41:00Z">
        <w:r w:rsidR="00103B88">
          <w:rPr>
            <w:rFonts w:ascii="Times New Roman" w:eastAsia="Times New Roman" w:hAnsi="Times New Roman" w:cs="Times New Roman"/>
            <w:sz w:val="24"/>
            <w:szCs w:val="24"/>
          </w:rPr>
          <w:t>vant</w:t>
        </w:r>
      </w:ins>
      <w:ins w:id="1007" w:author="muyaguari@yahoo.com" w:date="2021-05-28T20:40:00Z">
        <w:r w:rsidR="00103B88">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wastewater quality parameters, as they are used to measure the efficiency of most </w:t>
      </w:r>
      <w:del w:id="1008" w:author="muyaguari@yahoo.com" w:date="2021-05-28T20:41:00Z">
        <w:r w:rsidDel="00103B88">
          <w:rPr>
            <w:rFonts w:ascii="Times New Roman" w:eastAsia="Times New Roman" w:hAnsi="Times New Roman" w:cs="Times New Roman"/>
            <w:sz w:val="24"/>
            <w:szCs w:val="24"/>
          </w:rPr>
          <w:delText xml:space="preserve">wastewater treatment </w:delText>
        </w:r>
      </w:del>
      <w:r>
        <w:rPr>
          <w:rFonts w:ascii="Times New Roman" w:eastAsia="Times New Roman" w:hAnsi="Times New Roman" w:cs="Times New Roman"/>
          <w:sz w:val="24"/>
          <w:szCs w:val="24"/>
        </w:rPr>
        <w:t xml:space="preserve">facilities. </w:t>
      </w:r>
      <w:ins w:id="1009" w:author="muyaguari@yahoo.com" w:date="2021-05-28T20:42:00Z">
        <w:r w:rsidR="00103B88">
          <w:rPr>
            <w:rFonts w:ascii="Times New Roman" w:eastAsia="Times New Roman" w:hAnsi="Times New Roman" w:cs="Times New Roman"/>
            <w:sz w:val="24"/>
            <w:szCs w:val="24"/>
          </w:rPr>
          <w:t>To support aquatic life, s</w:t>
        </w:r>
      </w:ins>
      <w:del w:id="1010" w:author="muyaguari@yahoo.com" w:date="2021-05-28T20:42:00Z">
        <w:r w:rsidDel="00103B88">
          <w:rPr>
            <w:rFonts w:ascii="Times New Roman" w:eastAsia="Times New Roman" w:hAnsi="Times New Roman" w:cs="Times New Roman"/>
            <w:sz w:val="24"/>
            <w:szCs w:val="24"/>
          </w:rPr>
          <w:delText>S</w:delText>
        </w:r>
      </w:del>
      <w:r>
        <w:rPr>
          <w:rFonts w:ascii="Times New Roman" w:eastAsia="Times New Roman" w:hAnsi="Times New Roman" w:cs="Times New Roman"/>
          <w:sz w:val="24"/>
          <w:szCs w:val="24"/>
        </w:rPr>
        <w:t>urface water is expected to have low BOD</w:t>
      </w:r>
      <w:del w:id="1011" w:author="muyaguari@yahoo.com" w:date="2021-05-28T20:38:00Z">
        <w:r w:rsidDel="00103B88">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w:t>
      </w:r>
      <w:del w:id="1012" w:author="muyaguari@yahoo.com" w:date="2021-05-28T20:38:00Z">
        <w:r w:rsidDel="00103B88">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COD values ​​</w:t>
      </w:r>
      <w:del w:id="1013" w:author="muyaguari@yahoo.com" w:date="2021-05-28T20:42:00Z">
        <w:r w:rsidDel="00103B88">
          <w:rPr>
            <w:rFonts w:ascii="Times New Roman" w:eastAsia="Times New Roman" w:hAnsi="Times New Roman" w:cs="Times New Roman"/>
            <w:sz w:val="24"/>
            <w:szCs w:val="24"/>
          </w:rPr>
          <w:delText>to support aquatic life</w:delText>
        </w:r>
      </w:del>
      <w:ins w:id="1014" w:author="muyaguari@yahoo.com" w:date="2021-05-28T20:42:00Z">
        <w:r w:rsidR="00103B88">
          <w:rPr>
            <w:rFonts w:ascii="Times New Roman" w:eastAsia="Times New Roman" w:hAnsi="Times New Roman" w:cs="Times New Roman"/>
            <w:sz w:val="24"/>
            <w:szCs w:val="24"/>
          </w:rPr>
          <w:t xml:space="preserve">. </w:t>
        </w:r>
        <w:commentRangeStart w:id="1015"/>
        <w:r w:rsidR="00103B88">
          <w:rPr>
            <w:rFonts w:ascii="Times New Roman" w:eastAsia="Times New Roman" w:hAnsi="Times New Roman" w:cs="Times New Roman"/>
            <w:sz w:val="24"/>
            <w:szCs w:val="24"/>
          </w:rPr>
          <w:t xml:space="preserve">The </w:t>
        </w:r>
      </w:ins>
      <w:del w:id="1016" w:author="muyaguari@yahoo.com" w:date="2021-05-28T20:42:00Z">
        <w:r w:rsidDel="00103B88">
          <w:rPr>
            <w:rFonts w:ascii="Times New Roman" w:eastAsia="Times New Roman" w:hAnsi="Times New Roman" w:cs="Times New Roman"/>
            <w:sz w:val="24"/>
            <w:szCs w:val="24"/>
          </w:rPr>
          <w:delText xml:space="preserve"> and </w:delText>
        </w:r>
      </w:del>
      <w:r>
        <w:rPr>
          <w:rFonts w:ascii="Times New Roman" w:eastAsia="Times New Roman" w:hAnsi="Times New Roman" w:cs="Times New Roman"/>
          <w:sz w:val="24"/>
          <w:szCs w:val="24"/>
        </w:rPr>
        <w:t>high BOD and COD levels can cause damage to aquatic life, especially fish (</w:t>
      </w:r>
      <w:proofErr w:type="spellStart"/>
      <w:r w:rsidRPr="00137814">
        <w:rPr>
          <w:rFonts w:ascii="Times New Roman" w:eastAsia="Times New Roman" w:hAnsi="Times New Roman" w:cs="Times New Roman"/>
          <w:sz w:val="24"/>
          <w:szCs w:val="24"/>
          <w:highlight w:val="green"/>
          <w:rPrChange w:id="1017" w:author="muyaguari@yahoo.com" w:date="2021-05-28T21:04:00Z">
            <w:rPr>
              <w:rFonts w:ascii="Times New Roman" w:eastAsia="Times New Roman" w:hAnsi="Times New Roman" w:cs="Times New Roman"/>
              <w:sz w:val="24"/>
              <w:szCs w:val="24"/>
            </w:rPr>
          </w:rPrChange>
        </w:rPr>
        <w:t>Edokpayi</w:t>
      </w:r>
      <w:proofErr w:type="spellEnd"/>
      <w:r w:rsidRPr="00137814">
        <w:rPr>
          <w:rFonts w:ascii="Times New Roman" w:eastAsia="Times New Roman" w:hAnsi="Times New Roman" w:cs="Times New Roman"/>
          <w:sz w:val="24"/>
          <w:szCs w:val="24"/>
          <w:highlight w:val="green"/>
          <w:rPrChange w:id="1018" w:author="muyaguari@yahoo.com" w:date="2021-05-28T21:04:00Z">
            <w:rPr>
              <w:rFonts w:ascii="Times New Roman" w:eastAsia="Times New Roman" w:hAnsi="Times New Roman" w:cs="Times New Roman"/>
              <w:sz w:val="24"/>
              <w:szCs w:val="24"/>
            </w:rPr>
          </w:rPrChange>
        </w:rPr>
        <w:t xml:space="preserve"> et al., 2017</w:t>
      </w:r>
      <w:r>
        <w:rPr>
          <w:rFonts w:ascii="Times New Roman" w:eastAsia="Times New Roman" w:hAnsi="Times New Roman" w:cs="Times New Roman"/>
          <w:sz w:val="24"/>
          <w:szCs w:val="24"/>
        </w:rPr>
        <w:t xml:space="preserve">). </w:t>
      </w:r>
      <w:commentRangeEnd w:id="1015"/>
      <w:r w:rsidR="00103B88">
        <w:rPr>
          <w:rStyle w:val="CommentReference"/>
        </w:rPr>
        <w:commentReference w:id="1015"/>
      </w:r>
      <w:r>
        <w:rPr>
          <w:rFonts w:ascii="Times New Roman" w:eastAsia="Times New Roman" w:hAnsi="Times New Roman" w:cs="Times New Roman"/>
          <w:sz w:val="24"/>
          <w:szCs w:val="24"/>
        </w:rPr>
        <w:t xml:space="preserve">Furthermore, </w:t>
      </w:r>
      <w:ins w:id="1019" w:author="muyaguari@yahoo.com" w:date="2021-05-28T20:46:00Z">
        <w:r w:rsidR="00103B88">
          <w:rPr>
            <w:rFonts w:ascii="Times New Roman" w:eastAsia="Times New Roman" w:hAnsi="Times New Roman" w:cs="Times New Roman"/>
            <w:sz w:val="24"/>
            <w:szCs w:val="24"/>
          </w:rPr>
          <w:t xml:space="preserve">we observed </w:t>
        </w:r>
      </w:ins>
      <w:r>
        <w:rPr>
          <w:rFonts w:ascii="Times New Roman" w:eastAsia="Times New Roman" w:hAnsi="Times New Roman" w:cs="Times New Roman"/>
          <w:sz w:val="24"/>
          <w:szCs w:val="24"/>
        </w:rPr>
        <w:t xml:space="preserve">an </w:t>
      </w:r>
      <w:commentRangeStart w:id="1020"/>
      <w:r>
        <w:rPr>
          <w:rFonts w:ascii="Times New Roman" w:eastAsia="Times New Roman" w:hAnsi="Times New Roman" w:cs="Times New Roman"/>
          <w:sz w:val="24"/>
          <w:szCs w:val="24"/>
        </w:rPr>
        <w:t xml:space="preserve">inverse </w:t>
      </w:r>
      <w:commentRangeEnd w:id="1020"/>
      <w:r w:rsidR="00103B88">
        <w:rPr>
          <w:rStyle w:val="CommentReference"/>
        </w:rPr>
        <w:commentReference w:id="1020"/>
      </w:r>
      <w:r>
        <w:rPr>
          <w:rFonts w:ascii="Times New Roman" w:eastAsia="Times New Roman" w:hAnsi="Times New Roman" w:cs="Times New Roman"/>
          <w:sz w:val="24"/>
          <w:szCs w:val="24"/>
        </w:rPr>
        <w:t xml:space="preserve">relationship </w:t>
      </w:r>
      <w:del w:id="1021" w:author="muyaguari@yahoo.com" w:date="2021-05-28T20:46:00Z">
        <w:r w:rsidDel="00103B88">
          <w:rPr>
            <w:rFonts w:ascii="Times New Roman" w:eastAsia="Times New Roman" w:hAnsi="Times New Roman" w:cs="Times New Roman"/>
            <w:sz w:val="24"/>
            <w:szCs w:val="24"/>
          </w:rPr>
          <w:delText xml:space="preserve">was observed </w:delText>
        </w:r>
      </w:del>
      <w:r>
        <w:rPr>
          <w:rFonts w:ascii="Times New Roman" w:eastAsia="Times New Roman" w:hAnsi="Times New Roman" w:cs="Times New Roman"/>
          <w:sz w:val="24"/>
          <w:szCs w:val="24"/>
        </w:rPr>
        <w:t xml:space="preserve">between COD levels and DO concentrations. When there are biodegradable </w:t>
      </w:r>
      <w:r>
        <w:rPr>
          <w:rFonts w:ascii="Times New Roman" w:eastAsia="Times New Roman" w:hAnsi="Times New Roman" w:cs="Times New Roman"/>
          <w:sz w:val="24"/>
          <w:szCs w:val="24"/>
        </w:rPr>
        <w:lastRenderedPageBreak/>
        <w:t>organic substances in the water, the bacteria consume the DO</w:t>
      </w:r>
      <w:del w:id="1022" w:author="muyaguari@yahoo.com" w:date="2021-05-28T20:48:00Z">
        <w:r w:rsidDel="00103B88">
          <w:rPr>
            <w:rFonts w:ascii="Times New Roman" w:eastAsia="Times New Roman" w:hAnsi="Times New Roman" w:cs="Times New Roman"/>
            <w:sz w:val="24"/>
            <w:szCs w:val="24"/>
          </w:rPr>
          <w:delText xml:space="preserve"> and when this happens</w:delText>
        </w:r>
      </w:del>
      <w:r>
        <w:rPr>
          <w:rFonts w:ascii="Times New Roman" w:eastAsia="Times New Roman" w:hAnsi="Times New Roman" w:cs="Times New Roman"/>
          <w:sz w:val="24"/>
          <w:szCs w:val="24"/>
        </w:rPr>
        <w:t xml:space="preserve">, </w:t>
      </w:r>
      <w:del w:id="1023" w:author="muyaguari@yahoo.com" w:date="2021-05-28T20:50:00Z">
        <w:r w:rsidDel="00103B88">
          <w:rPr>
            <w:rFonts w:ascii="Times New Roman" w:eastAsia="Times New Roman" w:hAnsi="Times New Roman" w:cs="Times New Roman"/>
            <w:sz w:val="24"/>
            <w:szCs w:val="24"/>
          </w:rPr>
          <w:delText xml:space="preserve">the </w:delText>
        </w:r>
      </w:del>
      <w:ins w:id="1024" w:author="muyaguari@yahoo.com" w:date="2021-05-28T20:51:00Z">
        <w:r w:rsidR="00103B88">
          <w:rPr>
            <w:rFonts w:ascii="Times New Roman" w:eastAsia="Times New Roman" w:hAnsi="Times New Roman" w:cs="Times New Roman"/>
            <w:sz w:val="24"/>
            <w:szCs w:val="24"/>
          </w:rPr>
          <w:t>decreasing</w:t>
        </w:r>
      </w:ins>
      <w:ins w:id="1025" w:author="muyaguari@yahoo.com" w:date="2021-05-28T20:50:00Z">
        <w:r w:rsidR="00103B88">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DO level</w:t>
      </w:r>
      <w:ins w:id="1026" w:author="muyaguari@yahoo.com" w:date="2021-05-28T20:51:00Z">
        <w:r w:rsidR="00103B88">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xml:space="preserve"> </w:t>
      </w:r>
      <w:r w:rsidRPr="00103B88">
        <w:rPr>
          <w:rFonts w:ascii="Times New Roman" w:eastAsia="Times New Roman" w:hAnsi="Times New Roman" w:cs="Times New Roman"/>
          <w:strike/>
          <w:sz w:val="24"/>
          <w:szCs w:val="24"/>
          <w:rPrChange w:id="1027" w:author="muyaguari@yahoo.com" w:date="2021-05-28T20:51:00Z">
            <w:rPr>
              <w:rFonts w:ascii="Times New Roman" w:eastAsia="Times New Roman" w:hAnsi="Times New Roman" w:cs="Times New Roman"/>
              <w:sz w:val="24"/>
              <w:szCs w:val="24"/>
            </w:rPr>
          </w:rPrChange>
        </w:rPr>
        <w:t xml:space="preserve">falls below the </w:t>
      </w:r>
      <w:commentRangeStart w:id="1028"/>
      <w:r w:rsidRPr="00103B88">
        <w:rPr>
          <w:rFonts w:ascii="Times New Roman" w:eastAsia="Times New Roman" w:hAnsi="Times New Roman" w:cs="Times New Roman"/>
          <w:strike/>
          <w:sz w:val="24"/>
          <w:szCs w:val="24"/>
          <w:rPrChange w:id="1029" w:author="muyaguari@yahoo.com" w:date="2021-05-28T20:51:00Z">
            <w:rPr>
              <w:rFonts w:ascii="Times New Roman" w:eastAsia="Times New Roman" w:hAnsi="Times New Roman" w:cs="Times New Roman"/>
              <w:sz w:val="24"/>
              <w:szCs w:val="24"/>
            </w:rPr>
          </w:rPrChange>
        </w:rPr>
        <w:t>threshold</w:t>
      </w:r>
      <w:commentRangeEnd w:id="1028"/>
      <w:r w:rsidR="00103B88" w:rsidRPr="00103B88">
        <w:rPr>
          <w:rStyle w:val="CommentReference"/>
          <w:strike/>
          <w:rPrChange w:id="1030" w:author="muyaguari@yahoo.com" w:date="2021-05-28T20:51:00Z">
            <w:rPr>
              <w:rStyle w:val="CommentReference"/>
            </w:rPr>
          </w:rPrChange>
        </w:rPr>
        <w:commentReference w:id="1028"/>
      </w:r>
      <w:r w:rsidRPr="00103B88">
        <w:rPr>
          <w:rFonts w:ascii="Times New Roman" w:eastAsia="Times New Roman" w:hAnsi="Times New Roman" w:cs="Times New Roman"/>
          <w:strike/>
          <w:sz w:val="24"/>
          <w:szCs w:val="24"/>
          <w:rPrChange w:id="1031" w:author="muyaguari@yahoo.com" w:date="2021-05-28T20:51:00Z">
            <w:rPr>
              <w:rFonts w:ascii="Times New Roman" w:eastAsia="Times New Roman" w:hAnsi="Times New Roman" w:cs="Times New Roman"/>
              <w:sz w:val="24"/>
              <w:szCs w:val="24"/>
            </w:rPr>
          </w:rPrChange>
        </w:rPr>
        <w:t xml:space="preserve">, </w:t>
      </w:r>
      <w:r>
        <w:rPr>
          <w:rFonts w:ascii="Times New Roman" w:eastAsia="Times New Roman" w:hAnsi="Times New Roman" w:cs="Times New Roman"/>
          <w:sz w:val="24"/>
          <w:szCs w:val="24"/>
        </w:rPr>
        <w:t xml:space="preserve">with a negative impact on </w:t>
      </w:r>
      <w:ins w:id="1032" w:author="muyaguari@yahoo.com" w:date="2021-05-28T20:52:00Z">
        <w:r w:rsidR="00103B88">
          <w:rPr>
            <w:rFonts w:ascii="Times New Roman" w:eastAsia="Times New Roman" w:hAnsi="Times New Roman" w:cs="Times New Roman"/>
            <w:sz w:val="24"/>
            <w:szCs w:val="24"/>
          </w:rPr>
          <w:t xml:space="preserve">maintenance of aquatic life. </w:t>
        </w:r>
      </w:ins>
      <w:commentRangeStart w:id="1033"/>
      <w:del w:id="1034" w:author="muyaguari@yahoo.com" w:date="2021-05-28T20:52:00Z">
        <w:r w:rsidDel="00103B88">
          <w:rPr>
            <w:rFonts w:ascii="Times New Roman" w:eastAsia="Times New Roman" w:hAnsi="Times New Roman" w:cs="Times New Roman"/>
            <w:sz w:val="24"/>
            <w:szCs w:val="24"/>
          </w:rPr>
          <w:delText xml:space="preserve">life, since they cannot continue with their normal processes of maintenance of the life, such as growth and reproduction. </w:delText>
        </w:r>
      </w:del>
      <w:r>
        <w:rPr>
          <w:rFonts w:ascii="Times New Roman" w:eastAsia="Times New Roman" w:hAnsi="Times New Roman" w:cs="Times New Roman"/>
          <w:sz w:val="24"/>
          <w:szCs w:val="24"/>
        </w:rPr>
        <w:t xml:space="preserve">Such decline affects </w:t>
      </w:r>
      <w:ins w:id="1035" w:author="muyaguari@yahoo.com" w:date="2021-05-28T20:52:00Z">
        <w:r w:rsidR="00103B88">
          <w:rPr>
            <w:rFonts w:ascii="Times New Roman" w:eastAsia="Times New Roman" w:hAnsi="Times New Roman" w:cs="Times New Roman"/>
            <w:sz w:val="24"/>
            <w:szCs w:val="24"/>
          </w:rPr>
          <w:t xml:space="preserve">growth and reproduction of </w:t>
        </w:r>
      </w:ins>
      <w:r>
        <w:rPr>
          <w:rFonts w:ascii="Times New Roman" w:eastAsia="Times New Roman" w:hAnsi="Times New Roman" w:cs="Times New Roman"/>
          <w:sz w:val="24"/>
          <w:szCs w:val="24"/>
        </w:rPr>
        <w:t>fish and other forms of aquatic life (</w:t>
      </w:r>
      <w:proofErr w:type="spellStart"/>
      <w:r w:rsidRPr="00137814">
        <w:rPr>
          <w:rFonts w:ascii="Times New Roman" w:eastAsia="Times New Roman" w:hAnsi="Times New Roman" w:cs="Times New Roman"/>
          <w:sz w:val="24"/>
          <w:szCs w:val="24"/>
          <w:highlight w:val="green"/>
          <w:rPrChange w:id="1036" w:author="muyaguari@yahoo.com" w:date="2021-05-28T21:04:00Z">
            <w:rPr>
              <w:rFonts w:ascii="Times New Roman" w:eastAsia="Times New Roman" w:hAnsi="Times New Roman" w:cs="Times New Roman"/>
              <w:sz w:val="24"/>
              <w:szCs w:val="24"/>
            </w:rPr>
          </w:rPrChange>
        </w:rPr>
        <w:t>Edokpayi</w:t>
      </w:r>
      <w:proofErr w:type="spellEnd"/>
      <w:r w:rsidRPr="00137814">
        <w:rPr>
          <w:rFonts w:ascii="Times New Roman" w:eastAsia="Times New Roman" w:hAnsi="Times New Roman" w:cs="Times New Roman"/>
          <w:sz w:val="24"/>
          <w:szCs w:val="24"/>
          <w:highlight w:val="green"/>
          <w:rPrChange w:id="1037" w:author="muyaguari@yahoo.com" w:date="2021-05-28T21:04:00Z">
            <w:rPr>
              <w:rFonts w:ascii="Times New Roman" w:eastAsia="Times New Roman" w:hAnsi="Times New Roman" w:cs="Times New Roman"/>
              <w:sz w:val="24"/>
              <w:szCs w:val="24"/>
            </w:rPr>
          </w:rPrChange>
        </w:rPr>
        <w:t xml:space="preserve"> et al., 2017</w:t>
      </w:r>
      <w:r>
        <w:rPr>
          <w:rFonts w:ascii="Times New Roman" w:eastAsia="Times New Roman" w:hAnsi="Times New Roman" w:cs="Times New Roman"/>
          <w:sz w:val="24"/>
          <w:szCs w:val="24"/>
        </w:rPr>
        <w:t>).</w:t>
      </w:r>
      <w:commentRangeEnd w:id="1033"/>
      <w:r w:rsidR="00103B88">
        <w:rPr>
          <w:rStyle w:val="CommentReference"/>
        </w:rPr>
        <w:commentReference w:id="1033"/>
      </w:r>
    </w:p>
    <w:p w14:paraId="73CD9AD1" w14:textId="77777777" w:rsidR="009C75FD" w:rsidRDefault="009C75FD">
      <w:pPr>
        <w:spacing w:line="240" w:lineRule="auto"/>
        <w:jc w:val="both"/>
        <w:rPr>
          <w:rFonts w:ascii="Times New Roman" w:eastAsia="Times New Roman" w:hAnsi="Times New Roman" w:cs="Times New Roman"/>
          <w:sz w:val="24"/>
          <w:szCs w:val="24"/>
        </w:rPr>
      </w:pPr>
    </w:p>
    <w:p w14:paraId="000000F7" w14:textId="67662980" w:rsidR="00E85944" w:rsidRDefault="00716926" w:rsidP="009232B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Regarding the oxidation lagoons, SARS-</w:t>
      </w:r>
      <w:proofErr w:type="spellStart"/>
      <w:r>
        <w:rPr>
          <w:rFonts w:ascii="Times New Roman" w:eastAsia="Times New Roman" w:hAnsi="Times New Roman" w:cs="Times New Roman"/>
          <w:sz w:val="24"/>
          <w:szCs w:val="24"/>
        </w:rPr>
        <w:t>Cov</w:t>
      </w:r>
      <w:proofErr w:type="spellEnd"/>
      <w:r>
        <w:rPr>
          <w:rFonts w:ascii="Times New Roman" w:eastAsia="Times New Roman" w:hAnsi="Times New Roman" w:cs="Times New Roman"/>
          <w:sz w:val="24"/>
          <w:szCs w:val="24"/>
        </w:rPr>
        <w:t xml:space="preserve"> 2 was found in </w:t>
      </w:r>
      <w:del w:id="1038" w:author="muyaguari@yahoo.com" w:date="2021-05-28T20:54:00Z">
        <w:r w:rsidDel="00103B88">
          <w:rPr>
            <w:rFonts w:ascii="Times New Roman" w:eastAsia="Times New Roman" w:hAnsi="Times New Roman" w:cs="Times New Roman"/>
            <w:sz w:val="24"/>
            <w:szCs w:val="24"/>
          </w:rPr>
          <w:delText xml:space="preserve">the </w:delText>
        </w:r>
      </w:del>
      <w:r>
        <w:rPr>
          <w:rFonts w:ascii="Times New Roman" w:eastAsia="Times New Roman" w:hAnsi="Times New Roman" w:cs="Times New Roman"/>
          <w:sz w:val="24"/>
          <w:szCs w:val="24"/>
        </w:rPr>
        <w:t>wastewater from the Playas and Santa Elena</w:t>
      </w:r>
      <w:del w:id="1039" w:author="muyaguari@yahoo.com" w:date="2021-05-28T20:54:00Z">
        <w:r w:rsidDel="00103B88">
          <w:rPr>
            <w:rFonts w:ascii="Times New Roman" w:eastAsia="Times New Roman" w:hAnsi="Times New Roman" w:cs="Times New Roman"/>
            <w:sz w:val="24"/>
            <w:szCs w:val="24"/>
          </w:rPr>
          <w:delText xml:space="preserve"> lagoons</w:delText>
        </w:r>
      </w:del>
      <w:r>
        <w:rPr>
          <w:rFonts w:ascii="Times New Roman" w:eastAsia="Times New Roman" w:hAnsi="Times New Roman" w:cs="Times New Roman"/>
          <w:sz w:val="24"/>
          <w:szCs w:val="24"/>
        </w:rPr>
        <w:t xml:space="preserve">. </w:t>
      </w:r>
      <w:del w:id="1040" w:author="muyaguari@yahoo.com" w:date="2021-05-28T20:54:00Z">
        <w:r w:rsidDel="00103B88">
          <w:rPr>
            <w:rFonts w:ascii="Times New Roman" w:eastAsia="Times New Roman" w:hAnsi="Times New Roman" w:cs="Times New Roman"/>
            <w:sz w:val="24"/>
            <w:szCs w:val="24"/>
          </w:rPr>
          <w:delText xml:space="preserve">Regarding the </w:delText>
        </w:r>
      </w:del>
      <w:ins w:id="1041" w:author="muyaguari@yahoo.com" w:date="2021-05-28T20:54:00Z">
        <w:r w:rsidR="00103B88">
          <w:rPr>
            <w:rFonts w:ascii="Times New Roman" w:eastAsia="Times New Roman" w:hAnsi="Times New Roman" w:cs="Times New Roman"/>
            <w:sz w:val="24"/>
            <w:szCs w:val="24"/>
          </w:rPr>
          <w:t>A further risk</w:t>
        </w:r>
      </w:ins>
      <w:ins w:id="1042" w:author="muyaguari@yahoo.com" w:date="2021-05-28T20:55:00Z">
        <w:r w:rsidR="00103B88">
          <w:rPr>
            <w:rFonts w:ascii="Times New Roman" w:eastAsia="Times New Roman" w:hAnsi="Times New Roman" w:cs="Times New Roman"/>
            <w:sz w:val="24"/>
            <w:szCs w:val="24"/>
          </w:rPr>
          <w:t xml:space="preserve"> assessment was conducted</w:t>
        </w:r>
      </w:ins>
      <w:del w:id="1043" w:author="muyaguari@yahoo.com" w:date="2021-05-28T20:55:00Z">
        <w:r w:rsidDel="00103B88">
          <w:rPr>
            <w:rFonts w:ascii="Times New Roman" w:eastAsia="Times New Roman" w:hAnsi="Times New Roman" w:cs="Times New Roman"/>
            <w:sz w:val="24"/>
            <w:szCs w:val="24"/>
          </w:rPr>
          <w:delText>risks that this represents</w:delText>
        </w:r>
      </w:del>
      <w:r>
        <w:rPr>
          <w:rFonts w:ascii="Times New Roman" w:eastAsia="Times New Roman" w:hAnsi="Times New Roman" w:cs="Times New Roman"/>
          <w:sz w:val="24"/>
          <w:szCs w:val="24"/>
        </w:rPr>
        <w:t xml:space="preserve">, </w:t>
      </w:r>
      <w:del w:id="1044" w:author="muyaguari@yahoo.com" w:date="2021-05-28T20:55:00Z">
        <w:r w:rsidDel="00103B88">
          <w:rPr>
            <w:rFonts w:ascii="Times New Roman" w:eastAsia="Times New Roman" w:hAnsi="Times New Roman" w:cs="Times New Roman"/>
            <w:sz w:val="24"/>
            <w:szCs w:val="24"/>
          </w:rPr>
          <w:delText xml:space="preserve">fortunately </w:delText>
        </w:r>
      </w:del>
      <w:ins w:id="1045" w:author="muyaguari@yahoo.com" w:date="2021-05-28T20:55:00Z">
        <w:r w:rsidR="00103B88">
          <w:rPr>
            <w:rFonts w:ascii="Times New Roman" w:eastAsia="Times New Roman" w:hAnsi="Times New Roman" w:cs="Times New Roman"/>
            <w:sz w:val="24"/>
            <w:szCs w:val="24"/>
          </w:rPr>
          <w:t xml:space="preserve">and </w:t>
        </w:r>
      </w:ins>
      <w:r w:rsidRPr="00103B88">
        <w:rPr>
          <w:rFonts w:ascii="Times New Roman" w:eastAsia="Times New Roman" w:hAnsi="Times New Roman" w:cs="Times New Roman"/>
          <w:i/>
          <w:iCs/>
          <w:sz w:val="24"/>
          <w:szCs w:val="24"/>
          <w:rPrChange w:id="1046" w:author="muyaguari@yahoo.com" w:date="2021-05-28T20:55:00Z">
            <w:rPr>
              <w:rFonts w:ascii="Times New Roman" w:eastAsia="Times New Roman" w:hAnsi="Times New Roman" w:cs="Times New Roman"/>
              <w:sz w:val="24"/>
              <w:szCs w:val="24"/>
            </w:rPr>
          </w:rPrChange>
        </w:rPr>
        <w:t>in vitro</w:t>
      </w:r>
      <w:r>
        <w:rPr>
          <w:rFonts w:ascii="Times New Roman" w:eastAsia="Times New Roman" w:hAnsi="Times New Roman" w:cs="Times New Roman"/>
          <w:sz w:val="24"/>
          <w:szCs w:val="24"/>
        </w:rPr>
        <w:t xml:space="preserve"> tests </w:t>
      </w:r>
      <w:ins w:id="1047" w:author="muyaguari@yahoo.com" w:date="2021-05-28T20:55:00Z">
        <w:r w:rsidR="00103B88">
          <w:rPr>
            <w:rFonts w:ascii="Times New Roman" w:eastAsia="Times New Roman" w:hAnsi="Times New Roman" w:cs="Times New Roman"/>
            <w:sz w:val="24"/>
            <w:szCs w:val="24"/>
          </w:rPr>
          <w:t xml:space="preserve">using </w:t>
        </w:r>
        <w:commentRangeStart w:id="1048"/>
        <w:r w:rsidR="00103B88">
          <w:rPr>
            <w:rFonts w:ascii="Times New Roman" w:eastAsia="Times New Roman" w:hAnsi="Times New Roman" w:cs="Times New Roman"/>
            <w:sz w:val="24"/>
            <w:szCs w:val="24"/>
          </w:rPr>
          <w:t xml:space="preserve">cell cultures </w:t>
        </w:r>
      </w:ins>
      <w:commentRangeEnd w:id="1048"/>
      <w:ins w:id="1049" w:author="muyaguari@yahoo.com" w:date="2021-05-28T20:56:00Z">
        <w:r w:rsidR="00103B88">
          <w:rPr>
            <w:rStyle w:val="CommentReference"/>
          </w:rPr>
          <w:commentReference w:id="1048"/>
        </w:r>
      </w:ins>
      <w:del w:id="1050" w:author="muyaguari@yahoo.com" w:date="2021-05-28T20:55:00Z">
        <w:r w:rsidDel="00103B88">
          <w:rPr>
            <w:rFonts w:ascii="Times New Roman" w:eastAsia="Times New Roman" w:hAnsi="Times New Roman" w:cs="Times New Roman"/>
            <w:sz w:val="24"/>
            <w:szCs w:val="24"/>
          </w:rPr>
          <w:delText xml:space="preserve">have been carried out where it was </w:delText>
        </w:r>
      </w:del>
      <w:r>
        <w:rPr>
          <w:rFonts w:ascii="Times New Roman" w:eastAsia="Times New Roman" w:hAnsi="Times New Roman" w:cs="Times New Roman"/>
          <w:sz w:val="24"/>
          <w:szCs w:val="24"/>
        </w:rPr>
        <w:t xml:space="preserve">determined that the virus in wastewater is not </w:t>
      </w:r>
      <w:del w:id="1051" w:author="muyaguari@yahoo.com" w:date="2021-05-28T20:57:00Z">
        <w:r w:rsidDel="00103B88">
          <w:rPr>
            <w:rFonts w:ascii="Times New Roman" w:eastAsia="Times New Roman" w:hAnsi="Times New Roman" w:cs="Times New Roman"/>
            <w:sz w:val="24"/>
            <w:szCs w:val="24"/>
          </w:rPr>
          <w:delText xml:space="preserve">capable </w:delText>
        </w:r>
      </w:del>
      <w:ins w:id="1052" w:author="muyaguari@yahoo.com" w:date="2021-05-28T20:57:00Z">
        <w:r w:rsidR="00103B88">
          <w:rPr>
            <w:rFonts w:ascii="Times New Roman" w:eastAsia="Times New Roman" w:hAnsi="Times New Roman" w:cs="Times New Roman"/>
            <w:sz w:val="24"/>
            <w:szCs w:val="24"/>
          </w:rPr>
          <w:t xml:space="preserve">able </w:t>
        </w:r>
      </w:ins>
      <w:r>
        <w:rPr>
          <w:rFonts w:ascii="Times New Roman" w:eastAsia="Times New Roman" w:hAnsi="Times New Roman" w:cs="Times New Roman"/>
          <w:sz w:val="24"/>
          <w:szCs w:val="24"/>
        </w:rPr>
        <w:t>of infecting Caco-2 cells</w:t>
      </w:r>
      <w:ins w:id="1053" w:author="muyaguari@yahoo.com" w:date="2021-05-28T20:56:00Z">
        <w:r w:rsidR="00103B88">
          <w:rPr>
            <w:rFonts w:ascii="Times New Roman" w:eastAsia="Times New Roman" w:hAnsi="Times New Roman" w:cs="Times New Roman"/>
            <w:sz w:val="24"/>
            <w:szCs w:val="24"/>
          </w:rPr>
          <w:t xml:space="preserve"> (</w:t>
        </w:r>
        <w:commentRangeStart w:id="1054"/>
        <w:r w:rsidR="00103B88">
          <w:rPr>
            <w:rFonts w:ascii="Times New Roman" w:eastAsia="Times New Roman" w:hAnsi="Times New Roman" w:cs="Times New Roman"/>
            <w:sz w:val="24"/>
            <w:szCs w:val="24"/>
          </w:rPr>
          <w:t>data not shown</w:t>
        </w:r>
      </w:ins>
      <w:commentRangeEnd w:id="1054"/>
      <w:ins w:id="1055" w:author="muyaguari@yahoo.com" w:date="2021-05-28T20:57:00Z">
        <w:r w:rsidR="00103B88">
          <w:rPr>
            <w:rStyle w:val="CommentReference"/>
          </w:rPr>
          <w:commentReference w:id="1054"/>
        </w:r>
      </w:ins>
      <w:ins w:id="1056" w:author="muyaguari@yahoo.com" w:date="2021-05-28T20:56:00Z">
        <w:r w:rsidR="00103B88">
          <w:rPr>
            <w:rFonts w:ascii="Times New Roman" w:eastAsia="Times New Roman" w:hAnsi="Times New Roman" w:cs="Times New Roman"/>
            <w:sz w:val="24"/>
            <w:szCs w:val="24"/>
          </w:rPr>
          <w:t>)</w:t>
        </w:r>
      </w:ins>
      <w:del w:id="1057" w:author="muyaguari@yahoo.com" w:date="2021-05-28T20:55:00Z">
        <w:r w:rsidDel="00103B88">
          <w:rPr>
            <w:rFonts w:ascii="Times New Roman" w:eastAsia="Times New Roman" w:hAnsi="Times New Roman" w:cs="Times New Roman"/>
            <w:sz w:val="24"/>
            <w:szCs w:val="24"/>
          </w:rPr>
          <w:delText>, in tests based on cell cultures</w:delText>
        </w:r>
      </w:del>
      <w:r>
        <w:rPr>
          <w:rFonts w:ascii="Times New Roman" w:eastAsia="Times New Roman" w:hAnsi="Times New Roman" w:cs="Times New Roman"/>
          <w:sz w:val="24"/>
          <w:szCs w:val="24"/>
        </w:rPr>
        <w:t xml:space="preserve">. </w:t>
      </w:r>
      <w:del w:id="1058" w:author="muyaguari@yahoo.com" w:date="2021-05-28T20:59:00Z">
        <w:r w:rsidDel="005C26F5">
          <w:rPr>
            <w:rFonts w:ascii="Times New Roman" w:eastAsia="Times New Roman" w:hAnsi="Times New Roman" w:cs="Times New Roman"/>
            <w:sz w:val="24"/>
            <w:szCs w:val="24"/>
          </w:rPr>
          <w:delText>However</w:delText>
        </w:r>
      </w:del>
      <w:ins w:id="1059" w:author="muyaguari@yahoo.com" w:date="2021-05-28T20:59:00Z">
        <w:r w:rsidR="005C26F5">
          <w:rPr>
            <w:rFonts w:ascii="Times New Roman" w:eastAsia="Times New Roman" w:hAnsi="Times New Roman" w:cs="Times New Roman"/>
            <w:sz w:val="24"/>
            <w:szCs w:val="24"/>
          </w:rPr>
          <w:t>Nevertheless</w:t>
        </w:r>
      </w:ins>
      <w:r>
        <w:rPr>
          <w:rFonts w:ascii="Times New Roman" w:eastAsia="Times New Roman" w:hAnsi="Times New Roman" w:cs="Times New Roman"/>
          <w:sz w:val="24"/>
          <w:szCs w:val="24"/>
        </w:rPr>
        <w:t xml:space="preserve">, </w:t>
      </w:r>
      <w:commentRangeStart w:id="1060"/>
      <w:del w:id="1061" w:author="muyaguari@yahoo.com" w:date="2021-05-28T20:59:00Z">
        <w:r w:rsidDel="005C26F5">
          <w:rPr>
            <w:rFonts w:ascii="Times New Roman" w:eastAsia="Times New Roman" w:hAnsi="Times New Roman" w:cs="Times New Roman"/>
            <w:sz w:val="24"/>
            <w:szCs w:val="24"/>
          </w:rPr>
          <w:delText xml:space="preserve">these </w:delText>
        </w:r>
      </w:del>
      <w:ins w:id="1062" w:author="muyaguari@yahoo.com" w:date="2021-05-28T20:59:00Z">
        <w:r w:rsidR="005C26F5">
          <w:rPr>
            <w:rFonts w:ascii="Times New Roman" w:eastAsia="Times New Roman" w:hAnsi="Times New Roman" w:cs="Times New Roman"/>
            <w:sz w:val="24"/>
            <w:szCs w:val="24"/>
          </w:rPr>
          <w:t xml:space="preserve">our </w:t>
        </w:r>
      </w:ins>
      <w:r>
        <w:rPr>
          <w:rFonts w:ascii="Times New Roman" w:eastAsia="Times New Roman" w:hAnsi="Times New Roman" w:cs="Times New Roman"/>
          <w:sz w:val="24"/>
          <w:szCs w:val="24"/>
        </w:rPr>
        <w:t>results indicate that there is contamination by organic matter in the water of the beaches studied.</w:t>
      </w:r>
      <w:bookmarkStart w:id="1063" w:name="_heading=h.jr7z7epuxhuc" w:colFirst="0" w:colLast="0"/>
      <w:bookmarkEnd w:id="1063"/>
      <w:commentRangeEnd w:id="1060"/>
      <w:r w:rsidR="005C26F5">
        <w:rPr>
          <w:rStyle w:val="CommentReference"/>
        </w:rPr>
        <w:commentReference w:id="1060"/>
      </w:r>
    </w:p>
    <w:p w14:paraId="31B94927" w14:textId="77777777" w:rsidR="009C75FD" w:rsidRDefault="009C75FD" w:rsidP="009232BC">
      <w:pPr>
        <w:spacing w:line="240" w:lineRule="auto"/>
        <w:jc w:val="both"/>
        <w:rPr>
          <w:rFonts w:ascii="Times New Roman" w:eastAsia="Times New Roman" w:hAnsi="Times New Roman" w:cs="Times New Roman"/>
          <w:sz w:val="24"/>
          <w:szCs w:val="24"/>
        </w:rPr>
      </w:pPr>
    </w:p>
    <w:p w14:paraId="12DE3510" w14:textId="1AD451E6" w:rsidR="009C75FD" w:rsidRDefault="009C75FD" w:rsidP="009C75FD">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112861">
        <w:rPr>
          <w:rFonts w:ascii="Times New Roman" w:eastAsia="Times New Roman" w:hAnsi="Times New Roman" w:cs="Times New Roman"/>
          <w:sz w:val="24"/>
          <w:szCs w:val="24"/>
        </w:rPr>
        <w:t xml:space="preserve">The low levels of salinity generated by the wastewater </w:t>
      </w:r>
      <w:del w:id="1064" w:author="muyaguari@yahoo.com" w:date="2021-05-28T21:00:00Z">
        <w:r w:rsidRPr="00112861" w:rsidDel="005C26F5">
          <w:rPr>
            <w:rFonts w:ascii="Times New Roman" w:eastAsia="Times New Roman" w:hAnsi="Times New Roman" w:cs="Times New Roman"/>
            <w:sz w:val="24"/>
            <w:szCs w:val="24"/>
          </w:rPr>
          <w:delText xml:space="preserve">that is </w:delText>
        </w:r>
      </w:del>
      <w:r w:rsidRPr="00112861">
        <w:rPr>
          <w:rFonts w:ascii="Times New Roman" w:eastAsia="Times New Roman" w:hAnsi="Times New Roman" w:cs="Times New Roman"/>
          <w:sz w:val="24"/>
          <w:szCs w:val="24"/>
        </w:rPr>
        <w:t xml:space="preserve">discharged into the intertidal zone </w:t>
      </w:r>
      <w:del w:id="1065" w:author="muyaguari@yahoo.com" w:date="2021-05-28T21:05:00Z">
        <w:r w:rsidRPr="00112861" w:rsidDel="00137814">
          <w:rPr>
            <w:rFonts w:ascii="Times New Roman" w:eastAsia="Times New Roman" w:hAnsi="Times New Roman" w:cs="Times New Roman"/>
            <w:sz w:val="24"/>
            <w:szCs w:val="24"/>
          </w:rPr>
          <w:delText xml:space="preserve">in </w:delText>
        </w:r>
      </w:del>
      <w:ins w:id="1066" w:author="muyaguari@yahoo.com" w:date="2021-05-28T21:05:00Z">
        <w:r w:rsidR="00137814">
          <w:rPr>
            <w:rFonts w:ascii="Times New Roman" w:eastAsia="Times New Roman" w:hAnsi="Times New Roman" w:cs="Times New Roman"/>
            <w:sz w:val="24"/>
            <w:szCs w:val="24"/>
          </w:rPr>
          <w:t>of</w:t>
        </w:r>
        <w:r w:rsidR="00137814" w:rsidRPr="00112861">
          <w:rPr>
            <w:rFonts w:ascii="Times New Roman" w:eastAsia="Times New Roman" w:hAnsi="Times New Roman" w:cs="Times New Roman"/>
            <w:sz w:val="24"/>
            <w:szCs w:val="24"/>
          </w:rPr>
          <w:t xml:space="preserve"> </w:t>
        </w:r>
      </w:ins>
      <w:r w:rsidRPr="00112861">
        <w:rPr>
          <w:rFonts w:ascii="Times New Roman" w:eastAsia="Times New Roman" w:hAnsi="Times New Roman" w:cs="Times New Roman"/>
          <w:sz w:val="24"/>
          <w:szCs w:val="24"/>
        </w:rPr>
        <w:t xml:space="preserve">the Playas area are probably related to clandestine connections that throughout the year </w:t>
      </w:r>
      <w:del w:id="1067" w:author="muyaguari@yahoo.com" w:date="2021-05-28T21:10:00Z">
        <w:r w:rsidRPr="00112861" w:rsidDel="00137814">
          <w:rPr>
            <w:rFonts w:ascii="Times New Roman" w:eastAsia="Times New Roman" w:hAnsi="Times New Roman" w:cs="Times New Roman"/>
            <w:sz w:val="24"/>
            <w:szCs w:val="24"/>
          </w:rPr>
          <w:delText>are affecting</w:delText>
        </w:r>
      </w:del>
      <w:ins w:id="1068" w:author="muyaguari@yahoo.com" w:date="2021-05-28T21:10:00Z">
        <w:r w:rsidR="00137814">
          <w:rPr>
            <w:rFonts w:ascii="Times New Roman" w:eastAsia="Times New Roman" w:hAnsi="Times New Roman" w:cs="Times New Roman"/>
            <w:sz w:val="24"/>
            <w:szCs w:val="24"/>
          </w:rPr>
          <w:t>affect</w:t>
        </w:r>
      </w:ins>
      <w:r w:rsidRPr="00112861">
        <w:rPr>
          <w:rFonts w:ascii="Times New Roman" w:eastAsia="Times New Roman" w:hAnsi="Times New Roman" w:cs="Times New Roman"/>
          <w:sz w:val="24"/>
          <w:szCs w:val="24"/>
        </w:rPr>
        <w:t xml:space="preserve"> biological communities</w:t>
      </w:r>
      <w:ins w:id="1069" w:author="muyaguari@yahoo.com" w:date="2021-05-28T21:05:00Z">
        <w:r w:rsidR="00137814">
          <w:rPr>
            <w:rFonts w:ascii="Times New Roman" w:eastAsia="Times New Roman" w:hAnsi="Times New Roman" w:cs="Times New Roman"/>
            <w:sz w:val="24"/>
            <w:szCs w:val="24"/>
          </w:rPr>
          <w:t xml:space="preserve">. </w:t>
        </w:r>
      </w:ins>
      <w:del w:id="1070" w:author="muyaguari@yahoo.com" w:date="2021-05-28T21:06:00Z">
        <w:r w:rsidRPr="00112861" w:rsidDel="00137814">
          <w:rPr>
            <w:rFonts w:ascii="Times New Roman" w:eastAsia="Times New Roman" w:hAnsi="Times New Roman" w:cs="Times New Roman"/>
            <w:sz w:val="24"/>
            <w:szCs w:val="24"/>
          </w:rPr>
          <w:delText>, e</w:delText>
        </w:r>
      </w:del>
      <w:ins w:id="1071" w:author="muyaguari@yahoo.com" w:date="2021-05-28T21:06:00Z">
        <w:r w:rsidR="00137814">
          <w:rPr>
            <w:rFonts w:ascii="Times New Roman" w:eastAsia="Times New Roman" w:hAnsi="Times New Roman" w:cs="Times New Roman"/>
            <w:sz w:val="24"/>
            <w:szCs w:val="24"/>
          </w:rPr>
          <w:t>E</w:t>
        </w:r>
      </w:ins>
      <w:r w:rsidRPr="00112861">
        <w:rPr>
          <w:rFonts w:ascii="Times New Roman" w:eastAsia="Times New Roman" w:hAnsi="Times New Roman" w:cs="Times New Roman"/>
          <w:sz w:val="24"/>
          <w:szCs w:val="24"/>
        </w:rPr>
        <w:t xml:space="preserve">specially benthic </w:t>
      </w:r>
      <w:ins w:id="1072" w:author="muyaguari@yahoo.com" w:date="2021-05-28T21:06:00Z">
        <w:r w:rsidR="00137814">
          <w:rPr>
            <w:rFonts w:ascii="Times New Roman" w:eastAsia="Times New Roman" w:hAnsi="Times New Roman" w:cs="Times New Roman"/>
            <w:sz w:val="24"/>
            <w:szCs w:val="24"/>
          </w:rPr>
          <w:t xml:space="preserve">communities </w:t>
        </w:r>
      </w:ins>
      <w:r w:rsidRPr="00112861">
        <w:rPr>
          <w:rFonts w:ascii="Times New Roman" w:eastAsia="Times New Roman" w:hAnsi="Times New Roman" w:cs="Times New Roman"/>
          <w:sz w:val="24"/>
          <w:szCs w:val="24"/>
        </w:rPr>
        <w:t xml:space="preserve">that inhabit the estuarine area of the </w:t>
      </w:r>
      <w:proofErr w:type="spellStart"/>
      <w:r w:rsidRPr="00112861">
        <w:rPr>
          <w:rFonts w:ascii="Times New Roman" w:eastAsia="Times New Roman" w:hAnsi="Times New Roman" w:cs="Times New Roman"/>
          <w:sz w:val="24"/>
          <w:szCs w:val="24"/>
        </w:rPr>
        <w:t>Esterillo</w:t>
      </w:r>
      <w:proofErr w:type="spellEnd"/>
      <w:r w:rsidRPr="00112861">
        <w:rPr>
          <w:rFonts w:ascii="Times New Roman" w:eastAsia="Times New Roman" w:hAnsi="Times New Roman" w:cs="Times New Roman"/>
          <w:sz w:val="24"/>
          <w:szCs w:val="24"/>
        </w:rPr>
        <w:t xml:space="preserve"> and sandy beaches in the area where fishermen land</w:t>
      </w:r>
      <w:r>
        <w:rPr>
          <w:rFonts w:ascii="Times New Roman" w:eastAsia="Times New Roman" w:hAnsi="Times New Roman" w:cs="Times New Roman"/>
          <w:sz w:val="24"/>
          <w:szCs w:val="24"/>
        </w:rPr>
        <w:t>.</w:t>
      </w:r>
      <w:r w:rsidRPr="009C75FD">
        <w:t xml:space="preserve"> </w:t>
      </w:r>
      <w:commentRangeStart w:id="1073"/>
      <w:del w:id="1074" w:author="muyaguari@yahoo.com" w:date="2021-05-28T21:11:00Z">
        <w:r w:rsidRPr="009C75FD" w:rsidDel="00137814">
          <w:rPr>
            <w:rFonts w:ascii="Times New Roman" w:eastAsia="Times New Roman" w:hAnsi="Times New Roman" w:cs="Times New Roman"/>
            <w:sz w:val="24"/>
            <w:szCs w:val="24"/>
          </w:rPr>
          <w:delText>While h</w:delText>
        </w:r>
      </w:del>
      <w:ins w:id="1075" w:author="muyaguari@yahoo.com" w:date="2021-05-28T21:11:00Z">
        <w:r w:rsidR="00137814">
          <w:rPr>
            <w:rFonts w:ascii="Times New Roman" w:eastAsia="Times New Roman" w:hAnsi="Times New Roman" w:cs="Times New Roman"/>
            <w:sz w:val="24"/>
            <w:szCs w:val="24"/>
          </w:rPr>
          <w:t>H</w:t>
        </w:r>
      </w:ins>
      <w:r w:rsidRPr="009C75FD">
        <w:rPr>
          <w:rFonts w:ascii="Times New Roman" w:eastAsia="Times New Roman" w:hAnsi="Times New Roman" w:cs="Times New Roman"/>
          <w:sz w:val="24"/>
          <w:szCs w:val="24"/>
        </w:rPr>
        <w:t xml:space="preserve">igh levels of salinity registered in the Estero Valdivia </w:t>
      </w:r>
      <w:del w:id="1076" w:author="muyaguari@yahoo.com" w:date="2021-05-28T21:11:00Z">
        <w:r w:rsidRPr="009C75FD" w:rsidDel="00137814">
          <w:rPr>
            <w:rFonts w:ascii="Times New Roman" w:eastAsia="Times New Roman" w:hAnsi="Times New Roman" w:cs="Times New Roman"/>
            <w:sz w:val="24"/>
            <w:szCs w:val="24"/>
          </w:rPr>
          <w:delText>is due to the fact</w:delText>
        </w:r>
      </w:del>
      <w:ins w:id="1077" w:author="muyaguari@yahoo.com" w:date="2021-05-28T21:11:00Z">
        <w:r w:rsidR="00137814">
          <w:rPr>
            <w:rFonts w:ascii="Times New Roman" w:eastAsia="Times New Roman" w:hAnsi="Times New Roman" w:cs="Times New Roman"/>
            <w:sz w:val="24"/>
            <w:szCs w:val="24"/>
          </w:rPr>
          <w:t>may be associated</w:t>
        </w:r>
      </w:ins>
      <w:ins w:id="1078" w:author="muyaguari@yahoo.com" w:date="2021-05-28T21:12:00Z">
        <w:r w:rsidR="00137814">
          <w:rPr>
            <w:rFonts w:ascii="Times New Roman" w:eastAsia="Times New Roman" w:hAnsi="Times New Roman" w:cs="Times New Roman"/>
            <w:sz w:val="24"/>
            <w:szCs w:val="24"/>
          </w:rPr>
          <w:t xml:space="preserve"> to</w:t>
        </w:r>
      </w:ins>
      <w:r w:rsidRPr="009C75FD">
        <w:rPr>
          <w:rFonts w:ascii="Times New Roman" w:eastAsia="Times New Roman" w:hAnsi="Times New Roman" w:cs="Times New Roman"/>
          <w:sz w:val="24"/>
          <w:szCs w:val="24"/>
        </w:rPr>
        <w:t xml:space="preserve"> </w:t>
      </w:r>
      <w:del w:id="1079" w:author="muyaguari@yahoo.com" w:date="2021-05-28T21:12:00Z">
        <w:r w:rsidRPr="009C75FD" w:rsidDel="00137814">
          <w:rPr>
            <w:rFonts w:ascii="Times New Roman" w:eastAsia="Times New Roman" w:hAnsi="Times New Roman" w:cs="Times New Roman"/>
            <w:sz w:val="24"/>
            <w:szCs w:val="24"/>
          </w:rPr>
          <w:delText>that there is not enough</w:delText>
        </w:r>
      </w:del>
      <w:ins w:id="1080" w:author="muyaguari@yahoo.com" w:date="2021-05-28T21:12:00Z">
        <w:r w:rsidR="00137814">
          <w:rPr>
            <w:rFonts w:ascii="Times New Roman" w:eastAsia="Times New Roman" w:hAnsi="Times New Roman" w:cs="Times New Roman"/>
            <w:sz w:val="24"/>
            <w:szCs w:val="24"/>
          </w:rPr>
          <w:t>low</w:t>
        </w:r>
      </w:ins>
      <w:r w:rsidRPr="009C75FD">
        <w:rPr>
          <w:rFonts w:ascii="Times New Roman" w:eastAsia="Times New Roman" w:hAnsi="Times New Roman" w:cs="Times New Roman"/>
          <w:sz w:val="24"/>
          <w:szCs w:val="24"/>
        </w:rPr>
        <w:t xml:space="preserve"> </w:t>
      </w:r>
      <w:ins w:id="1081" w:author="muyaguari@yahoo.com" w:date="2021-05-28T21:11:00Z">
        <w:r w:rsidR="00137814">
          <w:rPr>
            <w:rFonts w:ascii="Times New Roman" w:eastAsia="Times New Roman" w:hAnsi="Times New Roman" w:cs="Times New Roman"/>
            <w:sz w:val="24"/>
            <w:szCs w:val="24"/>
          </w:rPr>
          <w:t xml:space="preserve">water </w:t>
        </w:r>
      </w:ins>
      <w:r w:rsidRPr="009C75FD">
        <w:rPr>
          <w:rFonts w:ascii="Times New Roman" w:eastAsia="Times New Roman" w:hAnsi="Times New Roman" w:cs="Times New Roman"/>
          <w:sz w:val="24"/>
          <w:szCs w:val="24"/>
        </w:rPr>
        <w:t xml:space="preserve">exchange </w:t>
      </w:r>
      <w:ins w:id="1082" w:author="muyaguari@yahoo.com" w:date="2021-05-28T21:11:00Z">
        <w:r w:rsidR="00137814">
          <w:rPr>
            <w:rFonts w:ascii="Times New Roman" w:eastAsia="Times New Roman" w:hAnsi="Times New Roman" w:cs="Times New Roman"/>
            <w:sz w:val="24"/>
            <w:szCs w:val="24"/>
          </w:rPr>
          <w:t xml:space="preserve">flow </w:t>
        </w:r>
      </w:ins>
      <w:del w:id="1083" w:author="muyaguari@yahoo.com" w:date="2021-05-28T21:17:00Z">
        <w:r w:rsidRPr="009C75FD" w:rsidDel="00137814">
          <w:rPr>
            <w:rFonts w:ascii="Times New Roman" w:eastAsia="Times New Roman" w:hAnsi="Times New Roman" w:cs="Times New Roman"/>
            <w:sz w:val="24"/>
            <w:szCs w:val="24"/>
          </w:rPr>
          <w:delText xml:space="preserve">in the Estero </w:delText>
        </w:r>
      </w:del>
      <w:del w:id="1084" w:author="muyaguari@yahoo.com" w:date="2021-05-28T21:12:00Z">
        <w:r w:rsidRPr="009C75FD" w:rsidDel="00137814">
          <w:rPr>
            <w:rFonts w:ascii="Times New Roman" w:eastAsia="Times New Roman" w:hAnsi="Times New Roman" w:cs="Times New Roman"/>
            <w:sz w:val="24"/>
            <w:szCs w:val="24"/>
          </w:rPr>
          <w:delText xml:space="preserve">and </w:delText>
        </w:r>
      </w:del>
      <w:ins w:id="1085" w:author="muyaguari@yahoo.com" w:date="2021-05-28T21:12:00Z">
        <w:r w:rsidR="00137814">
          <w:rPr>
            <w:rFonts w:ascii="Times New Roman" w:eastAsia="Times New Roman" w:hAnsi="Times New Roman" w:cs="Times New Roman"/>
            <w:sz w:val="24"/>
            <w:szCs w:val="24"/>
          </w:rPr>
          <w:t>combined with</w:t>
        </w:r>
        <w:r w:rsidR="00137814" w:rsidRPr="009C75FD">
          <w:rPr>
            <w:rFonts w:ascii="Times New Roman" w:eastAsia="Times New Roman" w:hAnsi="Times New Roman" w:cs="Times New Roman"/>
            <w:sz w:val="24"/>
            <w:szCs w:val="24"/>
          </w:rPr>
          <w:t xml:space="preserve"> </w:t>
        </w:r>
      </w:ins>
      <w:r w:rsidRPr="009C75FD">
        <w:rPr>
          <w:rFonts w:ascii="Times New Roman" w:eastAsia="Times New Roman" w:hAnsi="Times New Roman" w:cs="Times New Roman"/>
          <w:sz w:val="24"/>
          <w:szCs w:val="24"/>
        </w:rPr>
        <w:t>evaporation</w:t>
      </w:r>
      <w:ins w:id="1086" w:author="muyaguari@yahoo.com" w:date="2021-05-28T21:16:00Z">
        <w:r w:rsidR="00137814">
          <w:rPr>
            <w:rFonts w:ascii="Times New Roman" w:eastAsia="Times New Roman" w:hAnsi="Times New Roman" w:cs="Times New Roman"/>
            <w:sz w:val="24"/>
            <w:szCs w:val="24"/>
          </w:rPr>
          <w:t>/precipitation</w:t>
        </w:r>
      </w:ins>
      <w:ins w:id="1087" w:author="muyaguari@yahoo.com" w:date="2021-05-28T21:13:00Z">
        <w:r w:rsidR="00137814">
          <w:rPr>
            <w:rFonts w:ascii="Times New Roman" w:eastAsia="Times New Roman" w:hAnsi="Times New Roman" w:cs="Times New Roman"/>
            <w:sz w:val="24"/>
            <w:szCs w:val="24"/>
          </w:rPr>
          <w:t xml:space="preserve"> rates</w:t>
        </w:r>
      </w:ins>
      <w:commentRangeEnd w:id="1073"/>
      <w:ins w:id="1088" w:author="muyaguari@yahoo.com" w:date="2021-05-28T21:14:00Z">
        <w:r w:rsidR="00137814">
          <w:rPr>
            <w:rStyle w:val="CommentReference"/>
          </w:rPr>
          <w:commentReference w:id="1073"/>
        </w:r>
      </w:ins>
      <w:ins w:id="1089" w:author="muyaguari@yahoo.com" w:date="2021-05-28T21:13:00Z">
        <w:r w:rsidR="00137814">
          <w:rPr>
            <w:rFonts w:ascii="Times New Roman" w:eastAsia="Times New Roman" w:hAnsi="Times New Roman" w:cs="Times New Roman"/>
            <w:sz w:val="24"/>
            <w:szCs w:val="24"/>
          </w:rPr>
          <w:t xml:space="preserve">. </w:t>
        </w:r>
      </w:ins>
      <w:del w:id="1090" w:author="muyaguari@yahoo.com" w:date="2021-05-28T21:13:00Z">
        <w:r w:rsidRPr="00137814" w:rsidDel="00137814">
          <w:rPr>
            <w:rFonts w:ascii="Times New Roman" w:eastAsia="Times New Roman" w:hAnsi="Times New Roman" w:cs="Times New Roman"/>
            <w:strike/>
            <w:sz w:val="24"/>
            <w:szCs w:val="24"/>
            <w:rPrChange w:id="1091" w:author="muyaguari@yahoo.com" w:date="2021-05-28T21:14:00Z">
              <w:rPr>
                <w:rFonts w:ascii="Times New Roman" w:eastAsia="Times New Roman" w:hAnsi="Times New Roman" w:cs="Times New Roman"/>
                <w:sz w:val="24"/>
                <w:szCs w:val="24"/>
              </w:rPr>
            </w:rPrChange>
          </w:rPr>
          <w:delText xml:space="preserve"> causes the salinity to increase</w:delText>
        </w:r>
      </w:del>
      <w:r w:rsidRPr="00137814">
        <w:rPr>
          <w:rFonts w:ascii="Times New Roman" w:eastAsia="Times New Roman" w:hAnsi="Times New Roman" w:cs="Times New Roman"/>
          <w:strike/>
          <w:sz w:val="24"/>
          <w:szCs w:val="24"/>
          <w:rPrChange w:id="1092" w:author="muyaguari@yahoo.com" w:date="2021-05-28T21:14:00Z">
            <w:rPr>
              <w:rFonts w:ascii="Times New Roman" w:eastAsia="Times New Roman" w:hAnsi="Times New Roman" w:cs="Times New Roman"/>
              <w:sz w:val="24"/>
              <w:szCs w:val="24"/>
            </w:rPr>
          </w:rPrChange>
        </w:rPr>
        <w:t>, being this more evident during low tide</w:t>
      </w:r>
      <w:r>
        <w:rPr>
          <w:rFonts w:ascii="Times New Roman" w:eastAsia="Times New Roman" w:hAnsi="Times New Roman" w:cs="Times New Roman"/>
          <w:sz w:val="24"/>
          <w:szCs w:val="24"/>
        </w:rPr>
        <w:t>.</w:t>
      </w:r>
    </w:p>
    <w:p w14:paraId="279ED1AA" w14:textId="77777777" w:rsidR="009C75FD" w:rsidRDefault="009C75FD" w:rsidP="009232BC">
      <w:pPr>
        <w:spacing w:line="240" w:lineRule="auto"/>
        <w:jc w:val="both"/>
        <w:rPr>
          <w:rFonts w:ascii="Times New Roman" w:eastAsia="Times New Roman" w:hAnsi="Times New Roman" w:cs="Times New Roman"/>
          <w:sz w:val="24"/>
          <w:szCs w:val="24"/>
        </w:rPr>
      </w:pPr>
    </w:p>
    <w:p w14:paraId="0AA7C435" w14:textId="77777777" w:rsidR="009232BC" w:rsidRDefault="009232BC" w:rsidP="009232BC">
      <w:pPr>
        <w:spacing w:line="240" w:lineRule="auto"/>
        <w:jc w:val="both"/>
        <w:rPr>
          <w:rFonts w:ascii="Times New Roman" w:eastAsia="Times New Roman" w:hAnsi="Times New Roman" w:cs="Times New Roman"/>
          <w:sz w:val="24"/>
          <w:szCs w:val="24"/>
        </w:rPr>
      </w:pPr>
    </w:p>
    <w:p w14:paraId="000000F8" w14:textId="77777777" w:rsidR="00E85944" w:rsidRDefault="00716926">
      <w:pPr>
        <w:pBdr>
          <w:top w:val="nil"/>
          <w:left w:val="nil"/>
          <w:bottom w:val="nil"/>
          <w:right w:val="nil"/>
          <w:between w:val="nil"/>
        </w:pBd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Conclusions</w:t>
      </w:r>
    </w:p>
    <w:p w14:paraId="7C57B1B5" w14:textId="1E7F5A9A" w:rsidR="0008758A" w:rsidRDefault="00716926">
      <w:pPr>
        <w:pBdr>
          <w:top w:val="nil"/>
          <w:left w:val="nil"/>
          <w:bottom w:val="nil"/>
          <w:right w:val="nil"/>
          <w:between w:val="nil"/>
        </w:pBdr>
        <w:spacing w:line="240" w:lineRule="auto"/>
        <w:jc w:val="both"/>
        <w:rPr>
          <w:rFonts w:ascii="Times New Roman" w:eastAsia="Times New Roman" w:hAnsi="Times New Roman" w:cs="Times New Roman"/>
          <w:sz w:val="24"/>
          <w:szCs w:val="24"/>
        </w:rPr>
      </w:pPr>
      <w:del w:id="1093" w:author="muyaguari@yahoo.com" w:date="2021-05-28T21:23:00Z">
        <w:r w:rsidDel="00137814">
          <w:rPr>
            <w:rFonts w:ascii="Times New Roman" w:eastAsia="Times New Roman" w:hAnsi="Times New Roman" w:cs="Times New Roman"/>
            <w:sz w:val="24"/>
            <w:szCs w:val="24"/>
          </w:rPr>
          <w:delText>In conclusions,</w:delText>
        </w:r>
        <w:r w:rsidDel="00137814">
          <w:rPr>
            <w:rFonts w:ascii="Times New Roman" w:eastAsia="Times New Roman" w:hAnsi="Times New Roman" w:cs="Times New Roman"/>
            <w:b/>
            <w:sz w:val="24"/>
            <w:szCs w:val="24"/>
          </w:rPr>
          <w:delText xml:space="preserve"> </w:delText>
        </w:r>
      </w:del>
      <w:del w:id="1094" w:author="muyaguari@yahoo.com" w:date="2021-06-01T21:12:00Z">
        <w:r w:rsidDel="007B7DF7">
          <w:rPr>
            <w:rFonts w:ascii="Times New Roman" w:eastAsia="Times New Roman" w:hAnsi="Times New Roman" w:cs="Times New Roman"/>
            <w:sz w:val="24"/>
            <w:szCs w:val="24"/>
          </w:rPr>
          <w:delText>fecal coliform</w:delText>
        </w:r>
      </w:del>
      <w:ins w:id="1095" w:author="muyaguari@yahoo.com" w:date="2021-06-01T21:12:00Z">
        <w:r w:rsidR="007B7DF7">
          <w:rPr>
            <w:rFonts w:ascii="Times New Roman" w:eastAsia="Times New Roman" w:hAnsi="Times New Roman" w:cs="Times New Roman"/>
            <w:sz w:val="24"/>
            <w:szCs w:val="24"/>
          </w:rPr>
          <w:t>F</w:t>
        </w:r>
      </w:ins>
      <w:ins w:id="1096" w:author="muyaguari@yahoo.com" w:date="2021-05-28T21:23:00Z">
        <w:r w:rsidR="00137814">
          <w:rPr>
            <w:rFonts w:ascii="Times New Roman" w:eastAsia="Times New Roman" w:hAnsi="Times New Roman" w:cs="Times New Roman"/>
            <w:sz w:val="24"/>
            <w:szCs w:val="24"/>
          </w:rPr>
          <w:t>ecal coliforms</w:t>
        </w:r>
      </w:ins>
      <w:r>
        <w:rPr>
          <w:rFonts w:ascii="Times New Roman" w:eastAsia="Times New Roman" w:hAnsi="Times New Roman" w:cs="Times New Roman"/>
          <w:sz w:val="24"/>
          <w:szCs w:val="24"/>
        </w:rPr>
        <w:t xml:space="preserve"> and </w:t>
      </w:r>
      <w:r w:rsidRPr="006706F8">
        <w:rPr>
          <w:rFonts w:ascii="Times New Roman" w:eastAsia="Times New Roman" w:hAnsi="Times New Roman" w:cs="Times New Roman"/>
          <w:i/>
          <w:sz w:val="24"/>
          <w:szCs w:val="24"/>
        </w:rPr>
        <w:t>Escherichia</w:t>
      </w:r>
      <w:r w:rsidR="00CB6384" w:rsidRPr="006706F8">
        <w:rPr>
          <w:rFonts w:ascii="Times New Roman" w:eastAsia="Times New Roman" w:hAnsi="Times New Roman" w:cs="Times New Roman"/>
          <w:i/>
          <w:sz w:val="24"/>
          <w:szCs w:val="24"/>
        </w:rPr>
        <w:t xml:space="preserve"> coli</w:t>
      </w:r>
      <w:r w:rsidR="00CB6384">
        <w:rPr>
          <w:rFonts w:ascii="Times New Roman" w:eastAsia="Times New Roman" w:hAnsi="Times New Roman" w:cs="Times New Roman"/>
          <w:sz w:val="24"/>
          <w:szCs w:val="24"/>
        </w:rPr>
        <w:t xml:space="preserve"> were more concentrate</w:t>
      </w:r>
      <w:ins w:id="1097" w:author="muyaguari@yahoo.com" w:date="2021-06-01T21:13:00Z">
        <w:r w:rsidR="007B7DF7">
          <w:rPr>
            <w:rFonts w:ascii="Times New Roman" w:eastAsia="Times New Roman" w:hAnsi="Times New Roman" w:cs="Times New Roman"/>
            <w:sz w:val="24"/>
            <w:szCs w:val="24"/>
          </w:rPr>
          <w:t>d</w:t>
        </w:r>
      </w:ins>
      <w:r w:rsidR="00CB6384">
        <w:rPr>
          <w:rFonts w:ascii="Times New Roman" w:eastAsia="Times New Roman" w:hAnsi="Times New Roman" w:cs="Times New Roman"/>
          <w:sz w:val="24"/>
          <w:szCs w:val="24"/>
        </w:rPr>
        <w:t xml:space="preserve"> in </w:t>
      </w:r>
      <w:r>
        <w:rPr>
          <w:rFonts w:ascii="Times New Roman" w:eastAsia="Times New Roman" w:hAnsi="Times New Roman" w:cs="Times New Roman"/>
          <w:sz w:val="24"/>
          <w:szCs w:val="24"/>
        </w:rPr>
        <w:t>areas with fish landing, management facility loca</w:t>
      </w:r>
      <w:r w:rsidR="007E4EE2">
        <w:rPr>
          <w:rFonts w:ascii="Times New Roman" w:eastAsia="Times New Roman" w:hAnsi="Times New Roman" w:cs="Times New Roman"/>
          <w:sz w:val="24"/>
          <w:szCs w:val="24"/>
        </w:rPr>
        <w:t xml:space="preserve">ted at </w:t>
      </w:r>
      <w:proofErr w:type="spellStart"/>
      <w:r w:rsidR="007E4EE2">
        <w:rPr>
          <w:rFonts w:ascii="Times New Roman" w:eastAsia="Times New Roman" w:hAnsi="Times New Roman" w:cs="Times New Roman"/>
          <w:sz w:val="24"/>
          <w:szCs w:val="24"/>
        </w:rPr>
        <w:t>Artesanal</w:t>
      </w:r>
      <w:proofErr w:type="spellEnd"/>
      <w:r w:rsidR="007E4EE2">
        <w:rPr>
          <w:rFonts w:ascii="Times New Roman" w:eastAsia="Times New Roman" w:hAnsi="Times New Roman" w:cs="Times New Roman"/>
          <w:sz w:val="24"/>
          <w:szCs w:val="24"/>
        </w:rPr>
        <w:t xml:space="preserve"> Fishing Port, </w:t>
      </w:r>
      <w:r>
        <w:rPr>
          <w:rFonts w:ascii="Times New Roman" w:eastAsia="Times New Roman" w:hAnsi="Times New Roman" w:cs="Times New Roman"/>
          <w:sz w:val="24"/>
          <w:szCs w:val="24"/>
        </w:rPr>
        <w:t xml:space="preserve">urban settlements in the coastal margin and estuaries that receive wastewater from domestic </w:t>
      </w:r>
      <w:r w:rsidR="00CB6384">
        <w:rPr>
          <w:rFonts w:ascii="Times New Roman" w:eastAsia="Times New Roman" w:hAnsi="Times New Roman" w:cs="Times New Roman"/>
          <w:sz w:val="24"/>
          <w:szCs w:val="24"/>
        </w:rPr>
        <w:t>wastewater</w:t>
      </w:r>
      <w:r>
        <w:rPr>
          <w:rFonts w:ascii="Times New Roman" w:eastAsia="Times New Roman" w:hAnsi="Times New Roman" w:cs="Times New Roman"/>
          <w:sz w:val="24"/>
          <w:szCs w:val="24"/>
        </w:rPr>
        <w:t>.</w:t>
      </w:r>
      <w:r w:rsidR="009232BC">
        <w:rPr>
          <w:rFonts w:ascii="Times New Roman" w:eastAsia="Times New Roman" w:hAnsi="Times New Roman" w:cs="Times New Roman"/>
          <w:sz w:val="24"/>
          <w:szCs w:val="24"/>
        </w:rPr>
        <w:t xml:space="preserve"> </w:t>
      </w:r>
      <w:r w:rsidR="007E4EE2" w:rsidRPr="007E4EE2">
        <w:rPr>
          <w:rFonts w:ascii="Times New Roman" w:eastAsia="Times New Roman" w:hAnsi="Times New Roman" w:cs="Times New Roman"/>
          <w:sz w:val="24"/>
          <w:szCs w:val="24"/>
        </w:rPr>
        <w:t xml:space="preserve">It is also </w:t>
      </w:r>
      <w:del w:id="1098" w:author="muyaguari@yahoo.com" w:date="2021-05-28T21:24:00Z">
        <w:r w:rsidR="007E4EE2" w:rsidRPr="007E4EE2" w:rsidDel="00137814">
          <w:rPr>
            <w:rFonts w:ascii="Times New Roman" w:eastAsia="Times New Roman" w:hAnsi="Times New Roman" w:cs="Times New Roman"/>
            <w:sz w:val="24"/>
            <w:szCs w:val="24"/>
          </w:rPr>
          <w:delText>very worrying</w:delText>
        </w:r>
      </w:del>
      <w:ins w:id="1099" w:author="muyaguari@yahoo.com" w:date="2021-05-28T21:24:00Z">
        <w:r w:rsidR="00137814">
          <w:rPr>
            <w:rFonts w:ascii="Times New Roman" w:eastAsia="Times New Roman" w:hAnsi="Times New Roman" w:cs="Times New Roman"/>
            <w:sz w:val="24"/>
            <w:szCs w:val="24"/>
          </w:rPr>
          <w:t>concerning</w:t>
        </w:r>
      </w:ins>
      <w:r w:rsidR="007E4EE2" w:rsidRPr="007E4EE2">
        <w:rPr>
          <w:rFonts w:ascii="Times New Roman" w:eastAsia="Times New Roman" w:hAnsi="Times New Roman" w:cs="Times New Roman"/>
          <w:sz w:val="24"/>
          <w:szCs w:val="24"/>
        </w:rPr>
        <w:t xml:space="preserve"> to record levels of </w:t>
      </w:r>
      <w:del w:id="1100" w:author="muyaguari@yahoo.com" w:date="2021-05-28T21:24:00Z">
        <w:r w:rsidR="007E4EE2" w:rsidDel="00137814">
          <w:rPr>
            <w:rFonts w:ascii="Times New Roman" w:eastAsia="Times New Roman" w:hAnsi="Times New Roman" w:cs="Times New Roman"/>
            <w:sz w:val="24"/>
            <w:szCs w:val="24"/>
          </w:rPr>
          <w:delText>fecal</w:delText>
        </w:r>
        <w:r w:rsidR="007E4EE2" w:rsidRPr="007E4EE2" w:rsidDel="00137814">
          <w:rPr>
            <w:rFonts w:ascii="Times New Roman" w:eastAsia="Times New Roman" w:hAnsi="Times New Roman" w:cs="Times New Roman"/>
            <w:sz w:val="24"/>
            <w:szCs w:val="24"/>
          </w:rPr>
          <w:delText xml:space="preserve"> coliforms</w:delText>
        </w:r>
      </w:del>
      <w:ins w:id="1101" w:author="muyaguari@yahoo.com" w:date="2021-05-28T21:24:00Z">
        <w:r w:rsidR="00137814">
          <w:rPr>
            <w:rFonts w:ascii="Times New Roman" w:eastAsia="Times New Roman" w:hAnsi="Times New Roman" w:cs="Times New Roman"/>
            <w:sz w:val="24"/>
            <w:szCs w:val="24"/>
          </w:rPr>
          <w:t>FC</w:t>
        </w:r>
      </w:ins>
      <w:r w:rsidR="007E4EE2" w:rsidRPr="007E4EE2">
        <w:rPr>
          <w:rFonts w:ascii="Times New Roman" w:eastAsia="Times New Roman" w:hAnsi="Times New Roman" w:cs="Times New Roman"/>
          <w:sz w:val="24"/>
          <w:szCs w:val="24"/>
        </w:rPr>
        <w:t xml:space="preserve"> in </w:t>
      </w:r>
      <w:del w:id="1102" w:author="muyaguari@yahoo.com" w:date="2021-05-28T21:24:00Z">
        <w:r w:rsidR="007E4EE2" w:rsidRPr="007E4EE2" w:rsidDel="00137814">
          <w:rPr>
            <w:rFonts w:ascii="Times New Roman" w:eastAsia="Times New Roman" w:hAnsi="Times New Roman" w:cs="Times New Roman"/>
            <w:sz w:val="24"/>
            <w:szCs w:val="24"/>
          </w:rPr>
          <w:delText xml:space="preserve">sites </w:delText>
        </w:r>
      </w:del>
      <w:ins w:id="1103" w:author="muyaguari@yahoo.com" w:date="2021-05-28T21:24:00Z">
        <w:r w:rsidR="00137814">
          <w:rPr>
            <w:rFonts w:ascii="Times New Roman" w:eastAsia="Times New Roman" w:hAnsi="Times New Roman" w:cs="Times New Roman"/>
            <w:sz w:val="24"/>
            <w:szCs w:val="24"/>
          </w:rPr>
          <w:t>locations</w:t>
        </w:r>
        <w:r w:rsidR="00137814" w:rsidRPr="007E4EE2">
          <w:rPr>
            <w:rFonts w:ascii="Times New Roman" w:eastAsia="Times New Roman" w:hAnsi="Times New Roman" w:cs="Times New Roman"/>
            <w:sz w:val="24"/>
            <w:szCs w:val="24"/>
          </w:rPr>
          <w:t xml:space="preserve"> </w:t>
        </w:r>
      </w:ins>
      <w:del w:id="1104" w:author="muyaguari@yahoo.com" w:date="2021-05-28T21:26:00Z">
        <w:r w:rsidR="007E4EE2" w:rsidRPr="007E4EE2" w:rsidDel="00137814">
          <w:rPr>
            <w:rFonts w:ascii="Times New Roman" w:eastAsia="Times New Roman" w:hAnsi="Times New Roman" w:cs="Times New Roman"/>
            <w:sz w:val="24"/>
            <w:szCs w:val="24"/>
          </w:rPr>
          <w:delText>that are used</w:delText>
        </w:r>
      </w:del>
      <w:ins w:id="1105" w:author="muyaguari@yahoo.com" w:date="2021-05-28T21:26:00Z">
        <w:r w:rsidR="00137814">
          <w:rPr>
            <w:rFonts w:ascii="Times New Roman" w:eastAsia="Times New Roman" w:hAnsi="Times New Roman" w:cs="Times New Roman"/>
            <w:sz w:val="24"/>
            <w:szCs w:val="24"/>
          </w:rPr>
          <w:t>visited massively</w:t>
        </w:r>
      </w:ins>
      <w:r w:rsidR="007E4EE2" w:rsidRPr="007E4EE2">
        <w:rPr>
          <w:rFonts w:ascii="Times New Roman" w:eastAsia="Times New Roman" w:hAnsi="Times New Roman" w:cs="Times New Roman"/>
          <w:sz w:val="24"/>
          <w:szCs w:val="24"/>
        </w:rPr>
        <w:t xml:space="preserve"> by </w:t>
      </w:r>
      <w:r w:rsidR="0008758A">
        <w:rPr>
          <w:rFonts w:ascii="Times New Roman" w:eastAsia="Times New Roman" w:hAnsi="Times New Roman" w:cs="Times New Roman"/>
          <w:sz w:val="24"/>
          <w:szCs w:val="24"/>
        </w:rPr>
        <w:t>tourists</w:t>
      </w:r>
      <w:ins w:id="1106" w:author="muyaguari@yahoo.com" w:date="2021-05-28T21:24:00Z">
        <w:r w:rsidR="00137814">
          <w:rPr>
            <w:rFonts w:ascii="Times New Roman" w:eastAsia="Times New Roman" w:hAnsi="Times New Roman" w:cs="Times New Roman"/>
            <w:sz w:val="24"/>
            <w:szCs w:val="24"/>
          </w:rPr>
          <w:t xml:space="preserve">. </w:t>
        </w:r>
      </w:ins>
      <w:ins w:id="1107" w:author="muyaguari@yahoo.com" w:date="2021-05-28T21:34:00Z">
        <w:r w:rsidR="00137814">
          <w:rPr>
            <w:rFonts w:ascii="Times New Roman" w:eastAsia="Times New Roman" w:hAnsi="Times New Roman" w:cs="Times New Roman"/>
            <w:sz w:val="24"/>
            <w:szCs w:val="24"/>
          </w:rPr>
          <w:t xml:space="preserve">Their presence may indicate other enteric pathogens </w:t>
        </w:r>
      </w:ins>
      <w:ins w:id="1108" w:author="muyaguari@yahoo.com" w:date="2021-05-28T21:35:00Z">
        <w:r w:rsidR="00137814">
          <w:rPr>
            <w:rFonts w:ascii="Times New Roman" w:eastAsia="Times New Roman" w:hAnsi="Times New Roman" w:cs="Times New Roman"/>
            <w:sz w:val="24"/>
            <w:szCs w:val="24"/>
          </w:rPr>
          <w:t>such as Hepatitis A</w:t>
        </w:r>
      </w:ins>
      <w:ins w:id="1109" w:author="muyaguari@yahoo.com" w:date="2021-05-28T21:36:00Z">
        <w:r w:rsidR="00137814">
          <w:rPr>
            <w:rFonts w:ascii="Times New Roman" w:eastAsia="Times New Roman" w:hAnsi="Times New Roman" w:cs="Times New Roman"/>
            <w:sz w:val="24"/>
            <w:szCs w:val="24"/>
          </w:rPr>
          <w:t xml:space="preserve">, </w:t>
        </w:r>
      </w:ins>
      <w:ins w:id="1110" w:author="muyaguari@yahoo.com" w:date="2021-05-28T21:39:00Z">
        <w:r w:rsidR="00137814" w:rsidRPr="00137814">
          <w:rPr>
            <w:rFonts w:ascii="Times New Roman" w:eastAsia="Times New Roman" w:hAnsi="Times New Roman" w:cs="Times New Roman"/>
            <w:i/>
            <w:iCs/>
            <w:sz w:val="24"/>
            <w:szCs w:val="24"/>
            <w:rPrChange w:id="1111" w:author="muyaguari@yahoo.com" w:date="2021-05-28T21:39:00Z">
              <w:rPr>
                <w:rFonts w:ascii="Times New Roman" w:eastAsia="Times New Roman" w:hAnsi="Times New Roman" w:cs="Times New Roman"/>
                <w:sz w:val="24"/>
                <w:szCs w:val="24"/>
              </w:rPr>
            </w:rPrChange>
          </w:rPr>
          <w:t>Citrobacter</w:t>
        </w:r>
        <w:r w:rsidR="00137814">
          <w:rPr>
            <w:rFonts w:ascii="Times New Roman" w:eastAsia="Times New Roman" w:hAnsi="Times New Roman" w:cs="Times New Roman"/>
            <w:sz w:val="24"/>
            <w:szCs w:val="24"/>
          </w:rPr>
          <w:t xml:space="preserve">, </w:t>
        </w:r>
      </w:ins>
      <w:ins w:id="1112" w:author="muyaguari@yahoo.com" w:date="2021-05-28T21:36:00Z">
        <w:r w:rsidR="00137814" w:rsidRPr="00137814">
          <w:rPr>
            <w:rFonts w:ascii="Times New Roman" w:eastAsia="Times New Roman" w:hAnsi="Times New Roman" w:cs="Times New Roman"/>
            <w:i/>
            <w:iCs/>
            <w:sz w:val="24"/>
            <w:szCs w:val="24"/>
            <w:rPrChange w:id="1113" w:author="muyaguari@yahoo.com" w:date="2021-05-28T21:36:00Z">
              <w:rPr>
                <w:rFonts w:ascii="Times New Roman" w:eastAsia="Times New Roman" w:hAnsi="Times New Roman" w:cs="Times New Roman"/>
                <w:sz w:val="24"/>
                <w:szCs w:val="24"/>
              </w:rPr>
            </w:rPrChange>
          </w:rPr>
          <w:t>Shigella</w:t>
        </w:r>
        <w:r w:rsidR="00137814">
          <w:rPr>
            <w:rFonts w:ascii="Times New Roman" w:eastAsia="Times New Roman" w:hAnsi="Times New Roman" w:cs="Times New Roman"/>
            <w:sz w:val="24"/>
            <w:szCs w:val="24"/>
          </w:rPr>
          <w:t xml:space="preserve"> and </w:t>
        </w:r>
        <w:r w:rsidR="00137814" w:rsidRPr="00137814">
          <w:rPr>
            <w:rFonts w:ascii="Times New Roman" w:eastAsia="Times New Roman" w:hAnsi="Times New Roman" w:cs="Times New Roman"/>
            <w:i/>
            <w:iCs/>
            <w:sz w:val="24"/>
            <w:szCs w:val="24"/>
            <w:rPrChange w:id="1114" w:author="muyaguari@yahoo.com" w:date="2021-05-28T21:36:00Z">
              <w:rPr>
                <w:rFonts w:ascii="Times New Roman" w:eastAsia="Times New Roman" w:hAnsi="Times New Roman" w:cs="Times New Roman"/>
                <w:sz w:val="24"/>
                <w:szCs w:val="24"/>
              </w:rPr>
            </w:rPrChange>
          </w:rPr>
          <w:t>Salmonella</w:t>
        </w:r>
        <w:r w:rsidR="00137814">
          <w:rPr>
            <w:rFonts w:ascii="Times New Roman" w:eastAsia="Times New Roman" w:hAnsi="Times New Roman" w:cs="Times New Roman"/>
            <w:sz w:val="24"/>
            <w:szCs w:val="24"/>
          </w:rPr>
          <w:t xml:space="preserve"> that can cause </w:t>
        </w:r>
      </w:ins>
      <w:ins w:id="1115" w:author="muyaguari@yahoo.com" w:date="2021-05-28T21:40:00Z">
        <w:r w:rsidR="00137814">
          <w:rPr>
            <w:rFonts w:ascii="Times New Roman" w:eastAsia="Times New Roman" w:hAnsi="Times New Roman" w:cs="Times New Roman"/>
            <w:sz w:val="24"/>
            <w:szCs w:val="24"/>
          </w:rPr>
          <w:t xml:space="preserve">liver damage, </w:t>
        </w:r>
      </w:ins>
      <w:del w:id="1116" w:author="muyaguari@yahoo.com" w:date="2021-05-28T21:24:00Z">
        <w:r w:rsidR="007E4EE2" w:rsidRPr="007E4EE2" w:rsidDel="00137814">
          <w:rPr>
            <w:rFonts w:ascii="Times New Roman" w:eastAsia="Times New Roman" w:hAnsi="Times New Roman" w:cs="Times New Roman"/>
            <w:sz w:val="24"/>
            <w:szCs w:val="24"/>
          </w:rPr>
          <w:delText xml:space="preserve"> </w:delText>
        </w:r>
      </w:del>
      <w:del w:id="1117" w:author="muyaguari@yahoo.com" w:date="2021-05-28T21:35:00Z">
        <w:r w:rsidR="007E4EE2" w:rsidRPr="007E4EE2" w:rsidDel="00137814">
          <w:rPr>
            <w:rFonts w:ascii="Times New Roman" w:eastAsia="Times New Roman" w:hAnsi="Times New Roman" w:cs="Times New Roman"/>
            <w:sz w:val="24"/>
            <w:szCs w:val="24"/>
          </w:rPr>
          <w:delText>because they could gener</w:delText>
        </w:r>
        <w:r w:rsidR="006706F8" w:rsidDel="00137814">
          <w:rPr>
            <w:rFonts w:ascii="Times New Roman" w:eastAsia="Times New Roman" w:hAnsi="Times New Roman" w:cs="Times New Roman"/>
            <w:sz w:val="24"/>
            <w:szCs w:val="24"/>
          </w:rPr>
          <w:delText>ate</w:delText>
        </w:r>
      </w:del>
      <w:del w:id="1118" w:author="muyaguari@yahoo.com" w:date="2021-05-28T21:36:00Z">
        <w:r w:rsidR="006706F8" w:rsidDel="00137814">
          <w:rPr>
            <w:rFonts w:ascii="Times New Roman" w:eastAsia="Times New Roman" w:hAnsi="Times New Roman" w:cs="Times New Roman"/>
            <w:sz w:val="24"/>
            <w:szCs w:val="24"/>
          </w:rPr>
          <w:delText xml:space="preserve"> diseases such as hepatitis A</w:delText>
        </w:r>
        <w:r w:rsidR="007E4EE2" w:rsidRPr="007E4EE2" w:rsidDel="00137814">
          <w:rPr>
            <w:rFonts w:ascii="Times New Roman" w:eastAsia="Times New Roman" w:hAnsi="Times New Roman" w:cs="Times New Roman"/>
            <w:sz w:val="24"/>
            <w:szCs w:val="24"/>
          </w:rPr>
          <w:delText xml:space="preserve">, </w:delText>
        </w:r>
        <w:r w:rsidR="00C71829" w:rsidRPr="007E4EE2" w:rsidDel="00137814">
          <w:rPr>
            <w:rFonts w:ascii="Times New Roman" w:eastAsia="Times New Roman" w:hAnsi="Times New Roman" w:cs="Times New Roman"/>
            <w:sz w:val="24"/>
            <w:szCs w:val="24"/>
          </w:rPr>
          <w:delText>salmonellosis</w:delText>
        </w:r>
        <w:r w:rsidR="007E4EE2" w:rsidRPr="007E4EE2" w:rsidDel="00137814">
          <w:rPr>
            <w:rFonts w:ascii="Times New Roman" w:eastAsia="Times New Roman" w:hAnsi="Times New Roman" w:cs="Times New Roman"/>
            <w:sz w:val="24"/>
            <w:szCs w:val="24"/>
          </w:rPr>
          <w:delText xml:space="preserve">, </w:delText>
        </w:r>
      </w:del>
      <w:r w:rsidR="007E4EE2" w:rsidRPr="007E4EE2">
        <w:rPr>
          <w:rFonts w:ascii="Times New Roman" w:eastAsia="Times New Roman" w:hAnsi="Times New Roman" w:cs="Times New Roman"/>
          <w:sz w:val="24"/>
          <w:szCs w:val="24"/>
        </w:rPr>
        <w:t>gastrointestinal and dermal diseases</w:t>
      </w:r>
      <w:ins w:id="1119" w:author="muyaguari@yahoo.com" w:date="2021-05-28T21:37:00Z">
        <w:r w:rsidR="00137814">
          <w:rPr>
            <w:rFonts w:ascii="Times New Roman" w:eastAsia="Times New Roman" w:hAnsi="Times New Roman" w:cs="Times New Roman"/>
            <w:sz w:val="24"/>
            <w:szCs w:val="24"/>
          </w:rPr>
          <w:t xml:space="preserve">. This study represents a baseline </w:t>
        </w:r>
      </w:ins>
      <w:del w:id="1120" w:author="muyaguari@yahoo.com" w:date="2021-05-28T21:37:00Z">
        <w:r w:rsidR="007E4EE2" w:rsidRPr="007E4EE2" w:rsidDel="00137814">
          <w:rPr>
            <w:rFonts w:ascii="Times New Roman" w:eastAsia="Times New Roman" w:hAnsi="Times New Roman" w:cs="Times New Roman"/>
            <w:sz w:val="24"/>
            <w:szCs w:val="24"/>
          </w:rPr>
          <w:delText xml:space="preserve">, generating </w:delText>
        </w:r>
      </w:del>
      <w:del w:id="1121" w:author="muyaguari@yahoo.com" w:date="2021-05-28T21:36:00Z">
        <w:r w:rsidR="007E4EE2" w:rsidRPr="007E4EE2" w:rsidDel="00137814">
          <w:rPr>
            <w:rFonts w:ascii="Times New Roman" w:eastAsia="Times New Roman" w:hAnsi="Times New Roman" w:cs="Times New Roman"/>
            <w:sz w:val="24"/>
            <w:szCs w:val="24"/>
          </w:rPr>
          <w:delText xml:space="preserve">acute diarrheal </w:delText>
        </w:r>
      </w:del>
      <w:del w:id="1122" w:author="muyaguari@yahoo.com" w:date="2021-05-28T21:37:00Z">
        <w:r w:rsidR="007E4EE2" w:rsidRPr="007E4EE2" w:rsidDel="00137814">
          <w:rPr>
            <w:rFonts w:ascii="Times New Roman" w:eastAsia="Times New Roman" w:hAnsi="Times New Roman" w:cs="Times New Roman"/>
            <w:sz w:val="24"/>
            <w:szCs w:val="24"/>
          </w:rPr>
          <w:delText xml:space="preserve">so it is proposed </w:delText>
        </w:r>
      </w:del>
      <w:del w:id="1123" w:author="muyaguari@yahoo.com" w:date="2021-05-28T21:38:00Z">
        <w:r w:rsidR="007E4EE2" w:rsidRPr="007E4EE2" w:rsidDel="00137814">
          <w:rPr>
            <w:rFonts w:ascii="Times New Roman" w:eastAsia="Times New Roman" w:hAnsi="Times New Roman" w:cs="Times New Roman"/>
            <w:sz w:val="24"/>
            <w:szCs w:val="24"/>
          </w:rPr>
          <w:delText xml:space="preserve">to integrate studies </w:delText>
        </w:r>
      </w:del>
      <w:r w:rsidR="007E4EE2" w:rsidRPr="007E4EE2">
        <w:rPr>
          <w:rFonts w:ascii="Times New Roman" w:eastAsia="Times New Roman" w:hAnsi="Times New Roman" w:cs="Times New Roman"/>
          <w:sz w:val="24"/>
          <w:szCs w:val="24"/>
        </w:rPr>
        <w:t xml:space="preserve">into </w:t>
      </w:r>
      <w:del w:id="1124" w:author="muyaguari@yahoo.com" w:date="2021-05-28T21:41:00Z">
        <w:r w:rsidR="007E4EE2" w:rsidRPr="007E4EE2" w:rsidDel="00137814">
          <w:rPr>
            <w:rFonts w:ascii="Times New Roman" w:eastAsia="Times New Roman" w:hAnsi="Times New Roman" w:cs="Times New Roman"/>
            <w:sz w:val="24"/>
            <w:szCs w:val="24"/>
          </w:rPr>
          <w:delText xml:space="preserve">the </w:delText>
        </w:r>
      </w:del>
      <w:r w:rsidR="007E4EE2" w:rsidRPr="007E4EE2">
        <w:rPr>
          <w:rFonts w:ascii="Times New Roman" w:eastAsia="Times New Roman" w:hAnsi="Times New Roman" w:cs="Times New Roman"/>
          <w:sz w:val="24"/>
          <w:szCs w:val="24"/>
        </w:rPr>
        <w:t xml:space="preserve">monitoring </w:t>
      </w:r>
      <w:del w:id="1125" w:author="muyaguari@yahoo.com" w:date="2021-05-28T21:41:00Z">
        <w:r w:rsidR="007E4EE2" w:rsidRPr="007E4EE2" w:rsidDel="00137814">
          <w:rPr>
            <w:rFonts w:ascii="Times New Roman" w:eastAsia="Times New Roman" w:hAnsi="Times New Roman" w:cs="Times New Roman"/>
            <w:sz w:val="24"/>
            <w:szCs w:val="24"/>
          </w:rPr>
          <w:delText xml:space="preserve">of </w:delText>
        </w:r>
      </w:del>
      <w:r w:rsidR="007E4EE2" w:rsidRPr="007E4EE2">
        <w:rPr>
          <w:rFonts w:ascii="Times New Roman" w:eastAsia="Times New Roman" w:hAnsi="Times New Roman" w:cs="Times New Roman"/>
          <w:sz w:val="24"/>
          <w:szCs w:val="24"/>
        </w:rPr>
        <w:t xml:space="preserve">water quality related to enteric bacteria and </w:t>
      </w:r>
      <w:del w:id="1126" w:author="muyaguari@yahoo.com" w:date="2021-05-28T21:42:00Z">
        <w:r w:rsidR="00934DE3" w:rsidDel="00137814">
          <w:rPr>
            <w:rFonts w:ascii="Times New Roman" w:eastAsia="Times New Roman" w:hAnsi="Times New Roman" w:cs="Times New Roman"/>
            <w:sz w:val="24"/>
            <w:szCs w:val="24"/>
          </w:rPr>
          <w:delText>vibrio</w:delText>
        </w:r>
        <w:r w:rsidR="006706F8" w:rsidDel="00137814">
          <w:rPr>
            <w:rFonts w:ascii="Times New Roman" w:eastAsia="Times New Roman" w:hAnsi="Times New Roman" w:cs="Times New Roman"/>
            <w:sz w:val="24"/>
            <w:szCs w:val="24"/>
          </w:rPr>
          <w:delText xml:space="preserve"> </w:delText>
        </w:r>
      </w:del>
      <w:ins w:id="1127" w:author="muyaguari@yahoo.com" w:date="2021-05-28T21:42:00Z">
        <w:r w:rsidR="00137814">
          <w:rPr>
            <w:rFonts w:ascii="Times New Roman" w:eastAsia="Times New Roman" w:hAnsi="Times New Roman" w:cs="Times New Roman"/>
            <w:sz w:val="24"/>
            <w:szCs w:val="24"/>
          </w:rPr>
          <w:t xml:space="preserve">viruses </w:t>
        </w:r>
      </w:ins>
      <w:r w:rsidR="007E4EE2" w:rsidRPr="007E4EE2">
        <w:rPr>
          <w:rFonts w:ascii="Times New Roman" w:eastAsia="Times New Roman" w:hAnsi="Times New Roman" w:cs="Times New Roman"/>
          <w:sz w:val="24"/>
          <w:szCs w:val="24"/>
        </w:rPr>
        <w:t>that can be transmitted through food and water intake to the population</w:t>
      </w:r>
      <w:r w:rsidR="004C1E2D">
        <w:rPr>
          <w:rFonts w:ascii="Times New Roman" w:eastAsia="Times New Roman" w:hAnsi="Times New Roman" w:cs="Times New Roman"/>
          <w:sz w:val="24"/>
          <w:szCs w:val="24"/>
        </w:rPr>
        <w:t xml:space="preserve">. </w:t>
      </w:r>
    </w:p>
    <w:p w14:paraId="5864C184" w14:textId="77777777" w:rsidR="0008758A" w:rsidRDefault="0008758A">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1F63CAA2" w14:textId="0D006DC5" w:rsidR="006706F8" w:rsidRDefault="00C71829">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C71829">
        <w:rPr>
          <w:rFonts w:ascii="Times New Roman" w:eastAsia="Times New Roman" w:hAnsi="Times New Roman" w:cs="Times New Roman"/>
          <w:sz w:val="24"/>
          <w:szCs w:val="24"/>
        </w:rPr>
        <w:t xml:space="preserve">Additionally, the fishing facilities are sites for the landing, marketing, sale and distribution of fish </w:t>
      </w:r>
      <w:r w:rsidR="0008758A">
        <w:rPr>
          <w:rFonts w:ascii="Times New Roman" w:eastAsia="Times New Roman" w:hAnsi="Times New Roman" w:cs="Times New Roman"/>
          <w:sz w:val="24"/>
          <w:szCs w:val="24"/>
        </w:rPr>
        <w:t>where stay</w:t>
      </w:r>
      <w:r w:rsidRPr="00C71829">
        <w:rPr>
          <w:rFonts w:ascii="Times New Roman" w:eastAsia="Times New Roman" w:hAnsi="Times New Roman" w:cs="Times New Roman"/>
          <w:sz w:val="24"/>
          <w:szCs w:val="24"/>
        </w:rPr>
        <w:t xml:space="preserve"> large number of fishermen </w:t>
      </w:r>
      <w:r w:rsidR="0008758A">
        <w:rPr>
          <w:rFonts w:ascii="Times New Roman" w:eastAsia="Times New Roman" w:hAnsi="Times New Roman" w:cs="Times New Roman"/>
          <w:sz w:val="24"/>
          <w:szCs w:val="24"/>
        </w:rPr>
        <w:t xml:space="preserve">and they are exposed to </w:t>
      </w:r>
      <w:r w:rsidR="0008758A" w:rsidRPr="00C71829">
        <w:rPr>
          <w:rFonts w:ascii="Times New Roman" w:eastAsia="Times New Roman" w:hAnsi="Times New Roman" w:cs="Times New Roman"/>
          <w:sz w:val="24"/>
          <w:szCs w:val="24"/>
        </w:rPr>
        <w:t>poor hygiene conditions</w:t>
      </w:r>
      <w:r w:rsidR="0008758A">
        <w:rPr>
          <w:rFonts w:ascii="Times New Roman" w:eastAsia="Times New Roman" w:hAnsi="Times New Roman" w:cs="Times New Roman"/>
          <w:sz w:val="24"/>
          <w:szCs w:val="24"/>
        </w:rPr>
        <w:t>,</w:t>
      </w:r>
      <w:r w:rsidR="0008758A" w:rsidRPr="0008758A">
        <w:t xml:space="preserve"> </w:t>
      </w:r>
      <w:r w:rsidR="0008758A" w:rsidRPr="0008758A">
        <w:rPr>
          <w:rFonts w:ascii="Times New Roman" w:eastAsia="Times New Roman" w:hAnsi="Times New Roman" w:cs="Times New Roman"/>
          <w:sz w:val="24"/>
          <w:szCs w:val="24"/>
        </w:rPr>
        <w:t>w</w:t>
      </w:r>
      <w:r w:rsidR="0008758A">
        <w:rPr>
          <w:rFonts w:ascii="Times New Roman" w:eastAsia="Times New Roman" w:hAnsi="Times New Roman" w:cs="Times New Roman"/>
          <w:sz w:val="24"/>
          <w:szCs w:val="24"/>
        </w:rPr>
        <w:t xml:space="preserve">astewater </w:t>
      </w:r>
      <w:r w:rsidR="0008758A" w:rsidRPr="0008758A">
        <w:rPr>
          <w:rFonts w:ascii="Times New Roman" w:eastAsia="Times New Roman" w:hAnsi="Times New Roman" w:cs="Times New Roman"/>
          <w:sz w:val="24"/>
          <w:szCs w:val="24"/>
        </w:rPr>
        <w:t>with bloody waters derived from the evisceration of fish</w:t>
      </w:r>
      <w:r w:rsidR="0008758A">
        <w:rPr>
          <w:rFonts w:ascii="Times New Roman" w:eastAsia="Times New Roman" w:hAnsi="Times New Roman" w:cs="Times New Roman"/>
          <w:sz w:val="24"/>
          <w:szCs w:val="24"/>
        </w:rPr>
        <w:t>es</w:t>
      </w:r>
      <w:r w:rsidR="0008758A" w:rsidRPr="0008758A">
        <w:rPr>
          <w:rFonts w:ascii="Times New Roman" w:eastAsia="Times New Roman" w:hAnsi="Times New Roman" w:cs="Times New Roman"/>
          <w:sz w:val="24"/>
          <w:szCs w:val="24"/>
        </w:rPr>
        <w:t xml:space="preserve"> and waters contaminated with fecal coliforms</w:t>
      </w:r>
      <w:r w:rsidR="00E65C08">
        <w:rPr>
          <w:rFonts w:ascii="Times New Roman" w:eastAsia="Times New Roman" w:hAnsi="Times New Roman" w:cs="Times New Roman"/>
          <w:sz w:val="24"/>
          <w:szCs w:val="24"/>
        </w:rPr>
        <w:t xml:space="preserve">. </w:t>
      </w:r>
      <w:commentRangeStart w:id="1128"/>
      <w:r w:rsidR="00E65C08">
        <w:rPr>
          <w:rFonts w:ascii="Times New Roman" w:eastAsia="Times New Roman" w:hAnsi="Times New Roman" w:cs="Times New Roman"/>
          <w:sz w:val="24"/>
          <w:szCs w:val="24"/>
        </w:rPr>
        <w:t>T</w:t>
      </w:r>
      <w:r w:rsidR="00E65C08" w:rsidRPr="00E65C08">
        <w:rPr>
          <w:rFonts w:ascii="Times New Roman" w:eastAsia="Times New Roman" w:hAnsi="Times New Roman" w:cs="Times New Roman"/>
          <w:sz w:val="24"/>
          <w:szCs w:val="24"/>
        </w:rPr>
        <w:t>herefore</w:t>
      </w:r>
      <w:r w:rsidR="00E65C08">
        <w:rPr>
          <w:rFonts w:ascii="Times New Roman" w:eastAsia="Times New Roman" w:hAnsi="Times New Roman" w:cs="Times New Roman"/>
          <w:sz w:val="24"/>
          <w:szCs w:val="24"/>
        </w:rPr>
        <w:t>,</w:t>
      </w:r>
      <w:r w:rsidR="00E65C08" w:rsidRPr="00E65C08">
        <w:rPr>
          <w:rFonts w:ascii="Times New Roman" w:eastAsia="Times New Roman" w:hAnsi="Times New Roman" w:cs="Times New Roman"/>
          <w:sz w:val="24"/>
          <w:szCs w:val="24"/>
        </w:rPr>
        <w:t xml:space="preserve"> they are exposed to </w:t>
      </w:r>
      <w:r w:rsidR="0010301B">
        <w:rPr>
          <w:rFonts w:ascii="Times New Roman" w:eastAsia="Times New Roman" w:hAnsi="Times New Roman" w:cs="Times New Roman"/>
          <w:sz w:val="24"/>
          <w:szCs w:val="24"/>
        </w:rPr>
        <w:t>possible contacts with SARS-CoV-2</w:t>
      </w:r>
      <w:r w:rsidR="00E65C08" w:rsidRPr="00E65C08">
        <w:rPr>
          <w:rFonts w:ascii="Times New Roman" w:eastAsia="Times New Roman" w:hAnsi="Times New Roman" w:cs="Times New Roman"/>
          <w:sz w:val="24"/>
          <w:szCs w:val="24"/>
        </w:rPr>
        <w:t xml:space="preserve"> and must be</w:t>
      </w:r>
      <w:r w:rsidR="0008758A" w:rsidRPr="00C71829">
        <w:rPr>
          <w:rFonts w:ascii="Times New Roman" w:eastAsia="Times New Roman" w:hAnsi="Times New Roman" w:cs="Times New Roman"/>
          <w:sz w:val="24"/>
          <w:szCs w:val="24"/>
        </w:rPr>
        <w:t xml:space="preserve"> </w:t>
      </w:r>
      <w:r w:rsidRPr="00C71829">
        <w:rPr>
          <w:rFonts w:ascii="Times New Roman" w:eastAsia="Times New Roman" w:hAnsi="Times New Roman" w:cs="Times New Roman"/>
          <w:sz w:val="24"/>
          <w:szCs w:val="24"/>
        </w:rPr>
        <w:t xml:space="preserve">a priority group to be vaccinated </w:t>
      </w:r>
      <w:r>
        <w:rPr>
          <w:rFonts w:ascii="Times New Roman" w:eastAsia="Times New Roman" w:hAnsi="Times New Roman" w:cs="Times New Roman"/>
          <w:sz w:val="24"/>
          <w:szCs w:val="24"/>
        </w:rPr>
        <w:t>to prevent COVID-19</w:t>
      </w:r>
      <w:r w:rsidRPr="00C71829">
        <w:rPr>
          <w:rFonts w:ascii="Times New Roman" w:eastAsia="Times New Roman" w:hAnsi="Times New Roman" w:cs="Times New Roman"/>
          <w:sz w:val="24"/>
          <w:szCs w:val="24"/>
        </w:rPr>
        <w:t>.</w:t>
      </w:r>
      <w:commentRangeEnd w:id="1128"/>
      <w:r w:rsidR="00137814">
        <w:rPr>
          <w:rStyle w:val="CommentReference"/>
        </w:rPr>
        <w:commentReference w:id="1128"/>
      </w:r>
    </w:p>
    <w:p w14:paraId="5C2A3FAC" w14:textId="77777777" w:rsidR="006706F8" w:rsidRDefault="006706F8">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000000FB" w14:textId="3E4E97FC" w:rsidR="00E85944" w:rsidRDefault="00137814">
      <w:pPr>
        <w:pBdr>
          <w:top w:val="nil"/>
          <w:left w:val="nil"/>
          <w:bottom w:val="nil"/>
          <w:right w:val="nil"/>
          <w:between w:val="nil"/>
        </w:pBdr>
        <w:spacing w:line="240" w:lineRule="auto"/>
        <w:jc w:val="both"/>
        <w:rPr>
          <w:rFonts w:ascii="Times New Roman" w:eastAsia="Times New Roman" w:hAnsi="Times New Roman" w:cs="Times New Roman"/>
          <w:sz w:val="24"/>
          <w:szCs w:val="24"/>
        </w:rPr>
      </w:pPr>
      <w:ins w:id="1129" w:author="muyaguari@yahoo.com" w:date="2021-05-28T21:45:00Z">
        <w:r>
          <w:rPr>
            <w:rFonts w:ascii="Times New Roman" w:eastAsia="Times New Roman" w:hAnsi="Times New Roman" w:cs="Times New Roman"/>
            <w:sz w:val="24"/>
            <w:szCs w:val="24"/>
          </w:rPr>
          <w:t xml:space="preserve">Approximately </w:t>
        </w:r>
      </w:ins>
      <w:del w:id="1130" w:author="muyaguari@yahoo.com" w:date="2021-05-28T21:44:00Z">
        <w:r w:rsidR="00716926" w:rsidDel="00137814">
          <w:rPr>
            <w:rFonts w:ascii="Times New Roman" w:eastAsia="Times New Roman" w:hAnsi="Times New Roman" w:cs="Times New Roman"/>
            <w:sz w:val="24"/>
            <w:szCs w:val="24"/>
          </w:rPr>
          <w:delText xml:space="preserve">The </w:delText>
        </w:r>
        <w:r w:rsidR="00716926" w:rsidRPr="00A37942" w:rsidDel="00137814">
          <w:rPr>
            <w:rFonts w:ascii="Times New Roman" w:eastAsia="Times New Roman" w:hAnsi="Times New Roman" w:cs="Times New Roman"/>
            <w:sz w:val="24"/>
            <w:szCs w:val="24"/>
          </w:rPr>
          <w:delText>8</w:delText>
        </w:r>
      </w:del>
      <w:ins w:id="1131" w:author="muyaguari@yahoo.com" w:date="2021-05-28T21:45:00Z">
        <w:r>
          <w:rPr>
            <w:rFonts w:ascii="Times New Roman" w:eastAsia="Times New Roman" w:hAnsi="Times New Roman" w:cs="Times New Roman"/>
            <w:sz w:val="24"/>
            <w:szCs w:val="24"/>
          </w:rPr>
          <w:t xml:space="preserve">81% </w:t>
        </w:r>
      </w:ins>
      <w:del w:id="1132" w:author="muyaguari@yahoo.com" w:date="2021-05-28T21:44:00Z">
        <w:r w:rsidR="00716926" w:rsidRPr="00A37942" w:rsidDel="00137814">
          <w:rPr>
            <w:rFonts w:ascii="Times New Roman" w:eastAsia="Times New Roman" w:hAnsi="Times New Roman" w:cs="Times New Roman"/>
            <w:sz w:val="24"/>
            <w:szCs w:val="24"/>
          </w:rPr>
          <w:delText xml:space="preserve">0.9 </w:delText>
        </w:r>
      </w:del>
      <w:del w:id="1133" w:author="muyaguari@yahoo.com" w:date="2021-05-28T21:45:00Z">
        <w:r w:rsidR="009C75FD" w:rsidRPr="00A37942" w:rsidDel="00137814">
          <w:rPr>
            <w:rFonts w:ascii="Times New Roman" w:eastAsia="Times New Roman" w:hAnsi="Times New Roman" w:cs="Times New Roman"/>
            <w:sz w:val="24"/>
            <w:szCs w:val="24"/>
          </w:rPr>
          <w:delText xml:space="preserve">% </w:delText>
        </w:r>
      </w:del>
      <w:r w:rsidR="00716926">
        <w:rPr>
          <w:rFonts w:ascii="Times New Roman" w:eastAsia="Times New Roman" w:hAnsi="Times New Roman" w:cs="Times New Roman"/>
          <w:sz w:val="24"/>
          <w:szCs w:val="24"/>
        </w:rPr>
        <w:t xml:space="preserve">of </w:t>
      </w:r>
      <w:ins w:id="1134" w:author="muyaguari@yahoo.com" w:date="2021-05-28T21:45:00Z">
        <w:r>
          <w:rPr>
            <w:rFonts w:ascii="Times New Roman" w:eastAsia="Times New Roman" w:hAnsi="Times New Roman" w:cs="Times New Roman"/>
            <w:sz w:val="24"/>
            <w:szCs w:val="24"/>
          </w:rPr>
          <w:t xml:space="preserve">the </w:t>
        </w:r>
      </w:ins>
      <w:r w:rsidR="00716926">
        <w:rPr>
          <w:rFonts w:ascii="Times New Roman" w:eastAsia="Times New Roman" w:hAnsi="Times New Roman" w:cs="Times New Roman"/>
          <w:sz w:val="24"/>
          <w:szCs w:val="24"/>
        </w:rPr>
        <w:t xml:space="preserve">beaches </w:t>
      </w:r>
      <w:ins w:id="1135" w:author="muyaguari@yahoo.com" w:date="2021-05-28T21:45:00Z">
        <w:r>
          <w:rPr>
            <w:rFonts w:ascii="Times New Roman" w:eastAsia="Times New Roman" w:hAnsi="Times New Roman" w:cs="Times New Roman"/>
            <w:sz w:val="24"/>
            <w:szCs w:val="24"/>
          </w:rPr>
          <w:t xml:space="preserve">here studied </w:t>
        </w:r>
      </w:ins>
      <w:r w:rsidR="00716926">
        <w:rPr>
          <w:rFonts w:ascii="Times New Roman" w:eastAsia="Times New Roman" w:hAnsi="Times New Roman" w:cs="Times New Roman"/>
          <w:sz w:val="24"/>
          <w:szCs w:val="24"/>
        </w:rPr>
        <w:t>are not suitable for recreation</w:t>
      </w:r>
      <w:ins w:id="1136" w:author="muyaguari@yahoo.com" w:date="2021-05-28T21:45:00Z">
        <w:r>
          <w:rPr>
            <w:rFonts w:ascii="Times New Roman" w:eastAsia="Times New Roman" w:hAnsi="Times New Roman" w:cs="Times New Roman"/>
            <w:sz w:val="24"/>
            <w:szCs w:val="24"/>
          </w:rPr>
          <w:t>al purposes</w:t>
        </w:r>
      </w:ins>
      <w:ins w:id="1137" w:author="muyaguari@yahoo.com" w:date="2021-05-28T21:46:00Z">
        <w:r>
          <w:rPr>
            <w:rFonts w:ascii="Times New Roman" w:eastAsia="Times New Roman" w:hAnsi="Times New Roman" w:cs="Times New Roman"/>
            <w:sz w:val="24"/>
            <w:szCs w:val="24"/>
          </w:rPr>
          <w:t xml:space="preserve"> as they exceeded</w:t>
        </w:r>
      </w:ins>
      <w:r w:rsidR="00716926">
        <w:rPr>
          <w:rFonts w:ascii="Times New Roman" w:eastAsia="Times New Roman" w:hAnsi="Times New Roman" w:cs="Times New Roman"/>
          <w:sz w:val="24"/>
          <w:szCs w:val="24"/>
        </w:rPr>
        <w:t xml:space="preserve"> </w:t>
      </w:r>
      <w:del w:id="1138" w:author="muyaguari@yahoo.com" w:date="2021-05-28T21:46:00Z">
        <w:r w:rsidR="00716926" w:rsidDel="00137814">
          <w:rPr>
            <w:rFonts w:ascii="Times New Roman" w:eastAsia="Times New Roman" w:hAnsi="Times New Roman" w:cs="Times New Roman"/>
            <w:sz w:val="24"/>
            <w:szCs w:val="24"/>
          </w:rPr>
          <w:delText xml:space="preserve">for exceeding </w:delText>
        </w:r>
      </w:del>
      <w:r w:rsidR="00716926">
        <w:rPr>
          <w:rFonts w:ascii="Times New Roman" w:eastAsia="Times New Roman" w:hAnsi="Times New Roman" w:cs="Times New Roman"/>
          <w:sz w:val="24"/>
          <w:szCs w:val="24"/>
        </w:rPr>
        <w:t xml:space="preserve">the maximum </w:t>
      </w:r>
      <w:ins w:id="1139" w:author="muyaguari@yahoo.com" w:date="2021-05-28T21:46:00Z">
        <w:r>
          <w:rPr>
            <w:rFonts w:ascii="Times New Roman" w:eastAsia="Times New Roman" w:hAnsi="Times New Roman" w:cs="Times New Roman"/>
            <w:sz w:val="24"/>
            <w:szCs w:val="24"/>
          </w:rPr>
          <w:t xml:space="preserve">permissible </w:t>
        </w:r>
      </w:ins>
      <w:r w:rsidR="00716926">
        <w:rPr>
          <w:rFonts w:ascii="Times New Roman" w:eastAsia="Times New Roman" w:hAnsi="Times New Roman" w:cs="Times New Roman"/>
          <w:sz w:val="24"/>
          <w:szCs w:val="24"/>
        </w:rPr>
        <w:t>limit</w:t>
      </w:r>
      <w:ins w:id="1140" w:author="muyaguari@yahoo.com" w:date="2021-05-28T21:46:00Z">
        <w:r>
          <w:rPr>
            <w:rFonts w:ascii="Times New Roman" w:eastAsia="Times New Roman" w:hAnsi="Times New Roman" w:cs="Times New Roman"/>
            <w:sz w:val="24"/>
            <w:szCs w:val="24"/>
          </w:rPr>
          <w:t xml:space="preserve"> of </w:t>
        </w:r>
      </w:ins>
      <w:del w:id="1141" w:author="muyaguari@yahoo.com" w:date="2021-05-28T21:46:00Z">
        <w:r w:rsidR="00716926" w:rsidDel="00137814">
          <w:rPr>
            <w:rFonts w:ascii="Times New Roman" w:eastAsia="Times New Roman" w:hAnsi="Times New Roman" w:cs="Times New Roman"/>
            <w:sz w:val="24"/>
            <w:szCs w:val="24"/>
          </w:rPr>
          <w:delText xml:space="preserve"> allowed </w:delText>
        </w:r>
      </w:del>
      <w:r w:rsidR="00716926">
        <w:rPr>
          <w:rFonts w:ascii="Times New Roman" w:eastAsia="Times New Roman" w:hAnsi="Times New Roman" w:cs="Times New Roman"/>
          <w:sz w:val="24"/>
          <w:szCs w:val="24"/>
        </w:rPr>
        <w:t>water quality</w:t>
      </w:r>
      <w:del w:id="1142" w:author="muyaguari@yahoo.com" w:date="2021-05-28T21:46:00Z">
        <w:r w:rsidR="00716926" w:rsidDel="00137814">
          <w:rPr>
            <w:rFonts w:ascii="Times New Roman" w:eastAsia="Times New Roman" w:hAnsi="Times New Roman" w:cs="Times New Roman"/>
            <w:sz w:val="24"/>
            <w:szCs w:val="24"/>
          </w:rPr>
          <w:delText xml:space="preserve"> for recreational activities for primary contact according </w:delText>
        </w:r>
        <w:r w:rsidR="00515A59" w:rsidDel="00137814">
          <w:rPr>
            <w:rFonts w:ascii="Times New Roman" w:eastAsia="Times New Roman" w:hAnsi="Times New Roman" w:cs="Times New Roman"/>
            <w:sz w:val="24"/>
            <w:szCs w:val="24"/>
          </w:rPr>
          <w:delText>Ecuadorian</w:delText>
        </w:r>
        <w:r w:rsidR="00716926" w:rsidDel="00137814">
          <w:rPr>
            <w:rFonts w:ascii="Times New Roman" w:eastAsia="Times New Roman" w:hAnsi="Times New Roman" w:cs="Times New Roman"/>
            <w:sz w:val="24"/>
            <w:szCs w:val="24"/>
          </w:rPr>
          <w:delText xml:space="preserve"> environment </w:delText>
        </w:r>
        <w:r w:rsidR="00515A59" w:rsidDel="00137814">
          <w:rPr>
            <w:rFonts w:ascii="Times New Roman" w:eastAsia="Times New Roman" w:hAnsi="Times New Roman" w:cs="Times New Roman"/>
            <w:sz w:val="24"/>
            <w:szCs w:val="24"/>
          </w:rPr>
          <w:delText>legislation</w:delText>
        </w:r>
      </w:del>
      <w:r w:rsidR="00515A59">
        <w:rPr>
          <w:rFonts w:ascii="Times New Roman" w:eastAsia="Times New Roman" w:hAnsi="Times New Roman" w:cs="Times New Roman"/>
          <w:sz w:val="24"/>
          <w:szCs w:val="24"/>
        </w:rPr>
        <w:t>. The</w:t>
      </w:r>
      <w:r w:rsidR="0010301B">
        <w:rPr>
          <w:rFonts w:ascii="Times New Roman" w:eastAsia="Times New Roman" w:hAnsi="Times New Roman" w:cs="Times New Roman"/>
          <w:sz w:val="24"/>
          <w:szCs w:val="24"/>
        </w:rPr>
        <w:t xml:space="preserve"> SARS-CoV-2</w:t>
      </w:r>
      <w:r w:rsidR="00716926">
        <w:rPr>
          <w:rFonts w:ascii="Times New Roman" w:eastAsia="Times New Roman" w:hAnsi="Times New Roman" w:cs="Times New Roman"/>
          <w:sz w:val="24"/>
          <w:szCs w:val="24"/>
        </w:rPr>
        <w:t xml:space="preserve"> virus was detectable </w:t>
      </w:r>
      <w:r w:rsidR="00515A59">
        <w:rPr>
          <w:rFonts w:ascii="Times New Roman" w:eastAsia="Times New Roman" w:hAnsi="Times New Roman" w:cs="Times New Roman"/>
          <w:sz w:val="24"/>
          <w:szCs w:val="24"/>
        </w:rPr>
        <w:t xml:space="preserve">only </w:t>
      </w:r>
      <w:r w:rsidR="00716926">
        <w:rPr>
          <w:rFonts w:ascii="Times New Roman" w:eastAsia="Times New Roman" w:hAnsi="Times New Roman" w:cs="Times New Roman"/>
          <w:sz w:val="24"/>
          <w:szCs w:val="24"/>
        </w:rPr>
        <w:t xml:space="preserve">in </w:t>
      </w:r>
      <w:r w:rsidR="00515A59">
        <w:rPr>
          <w:rFonts w:ascii="Times New Roman" w:eastAsia="Times New Roman" w:hAnsi="Times New Roman" w:cs="Times New Roman"/>
          <w:sz w:val="24"/>
          <w:szCs w:val="24"/>
        </w:rPr>
        <w:t xml:space="preserve">two </w:t>
      </w:r>
      <w:r w:rsidR="00716926">
        <w:rPr>
          <w:rFonts w:ascii="Times New Roman" w:eastAsia="Times New Roman" w:hAnsi="Times New Roman" w:cs="Times New Roman"/>
          <w:sz w:val="24"/>
          <w:szCs w:val="24"/>
        </w:rPr>
        <w:t>coastal areas</w:t>
      </w:r>
      <w:r w:rsidR="009232BC">
        <w:rPr>
          <w:rFonts w:ascii="Times New Roman" w:eastAsia="Times New Roman" w:hAnsi="Times New Roman" w:cs="Times New Roman"/>
          <w:sz w:val="24"/>
          <w:szCs w:val="24"/>
        </w:rPr>
        <w:t xml:space="preserve"> </w:t>
      </w:r>
      <w:commentRangeStart w:id="1143"/>
      <w:r w:rsidR="004C1E2D">
        <w:rPr>
          <w:rFonts w:ascii="Times New Roman" w:eastAsia="Times New Roman" w:hAnsi="Times New Roman" w:cs="Times New Roman"/>
          <w:sz w:val="24"/>
          <w:szCs w:val="24"/>
        </w:rPr>
        <w:t xml:space="preserve">as bay and </w:t>
      </w:r>
      <w:r w:rsidR="00515A59">
        <w:rPr>
          <w:rFonts w:ascii="Times New Roman" w:eastAsia="Times New Roman" w:hAnsi="Times New Roman" w:cs="Times New Roman"/>
          <w:sz w:val="24"/>
          <w:szCs w:val="24"/>
        </w:rPr>
        <w:t>outlet</w:t>
      </w:r>
      <w:r w:rsidR="004C1E2D">
        <w:rPr>
          <w:rFonts w:ascii="Times New Roman" w:eastAsia="Times New Roman" w:hAnsi="Times New Roman" w:cs="Times New Roman"/>
          <w:sz w:val="24"/>
          <w:szCs w:val="24"/>
        </w:rPr>
        <w:t xml:space="preserve"> estuary </w:t>
      </w:r>
      <w:commentRangeEnd w:id="1143"/>
      <w:r>
        <w:rPr>
          <w:rStyle w:val="CommentReference"/>
        </w:rPr>
        <w:commentReference w:id="1143"/>
      </w:r>
      <w:r w:rsidR="004C1E2D">
        <w:rPr>
          <w:rFonts w:ascii="Times New Roman" w:eastAsia="Times New Roman" w:hAnsi="Times New Roman" w:cs="Times New Roman"/>
          <w:sz w:val="24"/>
          <w:szCs w:val="24"/>
        </w:rPr>
        <w:t xml:space="preserve">only in opened public beaches season and </w:t>
      </w:r>
      <w:r w:rsidR="00515A59" w:rsidRPr="00515A59">
        <w:rPr>
          <w:rFonts w:ascii="Times New Roman" w:eastAsia="Times New Roman" w:hAnsi="Times New Roman" w:cs="Times New Roman"/>
          <w:sz w:val="24"/>
          <w:szCs w:val="24"/>
        </w:rPr>
        <w:t>high season of tourism</w:t>
      </w:r>
      <w:r w:rsidR="00515A59">
        <w:rPr>
          <w:rFonts w:ascii="Times New Roman" w:eastAsia="Times New Roman" w:hAnsi="Times New Roman" w:cs="Times New Roman"/>
          <w:sz w:val="24"/>
          <w:szCs w:val="24"/>
        </w:rPr>
        <w:t xml:space="preserve">. </w:t>
      </w:r>
      <w:commentRangeStart w:id="1144"/>
      <w:r w:rsidR="00C63108" w:rsidRPr="00C63108">
        <w:rPr>
          <w:rFonts w:ascii="Times New Roman" w:eastAsia="Times New Roman" w:hAnsi="Times New Roman" w:cs="Times New Roman"/>
          <w:sz w:val="24"/>
          <w:szCs w:val="24"/>
        </w:rPr>
        <w:t>Therefore, a monthly control and monito</w:t>
      </w:r>
      <w:r w:rsidR="00C63108">
        <w:rPr>
          <w:rFonts w:ascii="Times New Roman" w:eastAsia="Times New Roman" w:hAnsi="Times New Roman" w:cs="Times New Roman"/>
          <w:sz w:val="24"/>
          <w:szCs w:val="24"/>
        </w:rPr>
        <w:t xml:space="preserve">ring of wastewater and </w:t>
      </w:r>
      <w:r w:rsidR="0010301B">
        <w:rPr>
          <w:rFonts w:ascii="Times New Roman" w:eastAsia="Times New Roman" w:hAnsi="Times New Roman" w:cs="Times New Roman"/>
          <w:sz w:val="24"/>
          <w:szCs w:val="24"/>
        </w:rPr>
        <w:t>SARS-CoV-2</w:t>
      </w:r>
      <w:r w:rsidR="00C63108" w:rsidRPr="00C63108">
        <w:rPr>
          <w:rFonts w:ascii="Times New Roman" w:eastAsia="Times New Roman" w:hAnsi="Times New Roman" w:cs="Times New Roman"/>
          <w:sz w:val="24"/>
          <w:szCs w:val="24"/>
        </w:rPr>
        <w:t xml:space="preserve"> is suggested to avoid possible contagion with this virus to local residents and tourists.</w:t>
      </w:r>
      <w:r w:rsidR="004D461B">
        <w:rPr>
          <w:rFonts w:ascii="Times New Roman" w:eastAsia="Times New Roman" w:hAnsi="Times New Roman" w:cs="Times New Roman"/>
          <w:sz w:val="24"/>
          <w:szCs w:val="24"/>
        </w:rPr>
        <w:t xml:space="preserve"> Besides </w:t>
      </w:r>
      <w:proofErr w:type="gramStart"/>
      <w:r w:rsidR="004D461B">
        <w:rPr>
          <w:rFonts w:ascii="Times New Roman" w:eastAsia="Times New Roman" w:hAnsi="Times New Roman" w:cs="Times New Roman"/>
          <w:sz w:val="24"/>
          <w:szCs w:val="24"/>
        </w:rPr>
        <w:t>this studies</w:t>
      </w:r>
      <w:proofErr w:type="gramEnd"/>
      <w:r w:rsidR="004D461B">
        <w:rPr>
          <w:rFonts w:ascii="Times New Roman" w:eastAsia="Times New Roman" w:hAnsi="Times New Roman" w:cs="Times New Roman"/>
          <w:sz w:val="24"/>
          <w:szCs w:val="24"/>
        </w:rPr>
        <w:t xml:space="preserve"> help to obtain of</w:t>
      </w:r>
      <w:r w:rsidR="004D461B" w:rsidRPr="004D461B">
        <w:rPr>
          <w:rFonts w:ascii="Times New Roman" w:eastAsia="Times New Roman" w:hAnsi="Times New Roman" w:cs="Times New Roman"/>
          <w:sz w:val="24"/>
          <w:szCs w:val="24"/>
        </w:rPr>
        <w:t xml:space="preserve"> </w:t>
      </w:r>
      <w:r w:rsidR="004D461B">
        <w:rPr>
          <w:rFonts w:ascii="Times New Roman" w:eastAsia="Times New Roman" w:hAnsi="Times New Roman" w:cs="Times New Roman"/>
          <w:sz w:val="24"/>
          <w:szCs w:val="24"/>
        </w:rPr>
        <w:t xml:space="preserve">safe beaches </w:t>
      </w:r>
      <w:r w:rsidR="004D461B" w:rsidRPr="004D461B">
        <w:rPr>
          <w:rFonts w:ascii="Times New Roman" w:eastAsia="Times New Roman" w:hAnsi="Times New Roman" w:cs="Times New Roman"/>
          <w:sz w:val="24"/>
          <w:szCs w:val="24"/>
        </w:rPr>
        <w:t>certifications for recreational activities in marine and estuarine waters</w:t>
      </w:r>
      <w:r w:rsidR="004D461B">
        <w:rPr>
          <w:rFonts w:ascii="Times New Roman" w:eastAsia="Times New Roman" w:hAnsi="Times New Roman" w:cs="Times New Roman"/>
          <w:sz w:val="24"/>
          <w:szCs w:val="24"/>
        </w:rPr>
        <w:t xml:space="preserve"> in</w:t>
      </w:r>
      <w:r w:rsidR="004D461B" w:rsidRPr="004D461B">
        <w:rPr>
          <w:rFonts w:ascii="Times New Roman" w:eastAsia="Times New Roman" w:hAnsi="Times New Roman" w:cs="Times New Roman"/>
          <w:sz w:val="24"/>
          <w:szCs w:val="24"/>
        </w:rPr>
        <w:t xml:space="preserve"> long term</w:t>
      </w:r>
      <w:commentRangeEnd w:id="1144"/>
      <w:r>
        <w:rPr>
          <w:rStyle w:val="CommentReference"/>
        </w:rPr>
        <w:commentReference w:id="1144"/>
      </w:r>
    </w:p>
    <w:p w14:paraId="48CC9A58" w14:textId="77777777" w:rsidR="009232BC" w:rsidRPr="009232BC" w:rsidRDefault="009232BC">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000000FC" w14:textId="615C9C47" w:rsidR="00E85944" w:rsidRDefault="00716926">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Regarding the wastewater treatment plants, the levels of fecal and total coliforms were very high in the oxidation ponds a</w:t>
      </w:r>
      <w:r w:rsidR="0010301B">
        <w:rPr>
          <w:rFonts w:ascii="Times New Roman" w:eastAsia="Times New Roman" w:hAnsi="Times New Roman" w:cs="Times New Roman"/>
          <w:sz w:val="24"/>
          <w:szCs w:val="24"/>
        </w:rPr>
        <w:t>nd the presence of the SARS-CoV-2</w:t>
      </w:r>
      <w:r>
        <w:rPr>
          <w:rFonts w:ascii="Times New Roman" w:eastAsia="Times New Roman" w:hAnsi="Times New Roman" w:cs="Times New Roman"/>
          <w:sz w:val="24"/>
          <w:szCs w:val="24"/>
        </w:rPr>
        <w:t xml:space="preserve"> virus was detected, indicating that the </w:t>
      </w:r>
      <w:del w:id="1145" w:author="muyaguari@yahoo.com" w:date="2021-06-01T18:17:00Z">
        <w:r w:rsidDel="00251A7D">
          <w:rPr>
            <w:rFonts w:ascii="Times New Roman" w:eastAsia="Times New Roman" w:hAnsi="Times New Roman" w:cs="Times New Roman"/>
            <w:sz w:val="24"/>
            <w:szCs w:val="24"/>
          </w:rPr>
          <w:delText xml:space="preserve">water </w:delText>
        </w:r>
      </w:del>
      <w:ins w:id="1146" w:author="muyaguari@yahoo.com" w:date="2021-06-01T18:17:00Z">
        <w:r w:rsidR="00251A7D">
          <w:rPr>
            <w:rFonts w:ascii="Times New Roman" w:eastAsia="Times New Roman" w:hAnsi="Times New Roman" w:cs="Times New Roman"/>
            <w:sz w:val="24"/>
            <w:szCs w:val="24"/>
          </w:rPr>
          <w:t xml:space="preserve">wastewater </w:t>
        </w:r>
      </w:ins>
      <w:r>
        <w:rPr>
          <w:rFonts w:ascii="Times New Roman" w:eastAsia="Times New Roman" w:hAnsi="Times New Roman" w:cs="Times New Roman"/>
          <w:sz w:val="24"/>
          <w:szCs w:val="24"/>
        </w:rPr>
        <w:t xml:space="preserve">treatment </w:t>
      </w:r>
      <w:ins w:id="1147" w:author="muyaguari@yahoo.com" w:date="2021-06-01T18:17:00Z">
        <w:r w:rsidR="00251A7D">
          <w:rPr>
            <w:rFonts w:ascii="Times New Roman" w:eastAsia="Times New Roman" w:hAnsi="Times New Roman" w:cs="Times New Roman"/>
            <w:sz w:val="24"/>
            <w:szCs w:val="24"/>
          </w:rPr>
          <w:t xml:space="preserve">process </w:t>
        </w:r>
      </w:ins>
      <w:r>
        <w:rPr>
          <w:rFonts w:ascii="Times New Roman" w:eastAsia="Times New Roman" w:hAnsi="Times New Roman" w:cs="Times New Roman"/>
          <w:sz w:val="24"/>
          <w:szCs w:val="24"/>
        </w:rPr>
        <w:t xml:space="preserve">is not very efficient and must be complemented with </w:t>
      </w:r>
      <w:del w:id="1148" w:author="muyaguari@yahoo.com" w:date="2021-06-01T18:17:00Z">
        <w:r w:rsidDel="00251A7D">
          <w:rPr>
            <w:rFonts w:ascii="Times New Roman" w:eastAsia="Times New Roman" w:hAnsi="Times New Roman" w:cs="Times New Roman"/>
            <w:sz w:val="24"/>
            <w:szCs w:val="24"/>
          </w:rPr>
          <w:delText xml:space="preserve">other </w:delText>
        </w:r>
      </w:del>
      <w:ins w:id="1149" w:author="muyaguari@yahoo.com" w:date="2021-06-01T18:17:00Z">
        <w:r w:rsidR="00251A7D">
          <w:rPr>
            <w:rFonts w:ascii="Times New Roman" w:eastAsia="Times New Roman" w:hAnsi="Times New Roman" w:cs="Times New Roman"/>
            <w:sz w:val="24"/>
            <w:szCs w:val="24"/>
          </w:rPr>
          <w:t xml:space="preserve">additional </w:t>
        </w:r>
      </w:ins>
      <w:r>
        <w:rPr>
          <w:rFonts w:ascii="Times New Roman" w:eastAsia="Times New Roman" w:hAnsi="Times New Roman" w:cs="Times New Roman"/>
          <w:sz w:val="24"/>
          <w:szCs w:val="24"/>
        </w:rPr>
        <w:lastRenderedPageBreak/>
        <w:t>treatments such as ultraviolet light, ozone or chlorine dioxide, in order to minimize pollution on the beaches where the treated waters are discharged and these are suitable for bathers.</w:t>
      </w:r>
    </w:p>
    <w:p w14:paraId="000000FD" w14:textId="77777777" w:rsidR="00E85944" w:rsidRDefault="00E85944">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04B3C70A" w14:textId="3775E969" w:rsidR="004D461B" w:rsidRDefault="00716926">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Similarly, the inefficient treatment of sewage generated high levels of COD and BOD on the beaches, which resulted in the reduction of dissolved oxygen to values that are dangerous for the life of the fish on the </w:t>
      </w:r>
      <w:proofErr w:type="spellStart"/>
      <w:r>
        <w:rPr>
          <w:rFonts w:ascii="Times New Roman" w:eastAsia="Times New Roman" w:hAnsi="Times New Roman" w:cs="Times New Roman"/>
          <w:sz w:val="24"/>
          <w:szCs w:val="24"/>
        </w:rPr>
        <w:t>Anconcito</w:t>
      </w:r>
      <w:proofErr w:type="spellEnd"/>
      <w:r>
        <w:rPr>
          <w:rFonts w:ascii="Times New Roman" w:eastAsia="Times New Roman" w:hAnsi="Times New Roman" w:cs="Times New Roman"/>
          <w:sz w:val="24"/>
          <w:szCs w:val="24"/>
        </w:rPr>
        <w:t xml:space="preserve"> beach and in the Estero Valdivia. </w:t>
      </w:r>
      <w:del w:id="1150" w:author="muyaguari@yahoo.com" w:date="2021-05-28T22:10:00Z">
        <w:r w:rsidR="004D461B" w:rsidDel="00923E68">
          <w:rPr>
            <w:rFonts w:ascii="Times New Roman" w:eastAsia="Times New Roman" w:hAnsi="Times New Roman" w:cs="Times New Roman"/>
            <w:sz w:val="24"/>
            <w:szCs w:val="24"/>
          </w:rPr>
          <w:delText xml:space="preserve"> </w:delText>
        </w:r>
      </w:del>
      <w:ins w:id="1151" w:author="muyaguari@yahoo.com" w:date="2021-05-28T21:57:00Z">
        <w:r w:rsidR="00137814">
          <w:rPr>
            <w:rFonts w:ascii="Times New Roman" w:eastAsia="Times New Roman" w:hAnsi="Times New Roman" w:cs="Times New Roman"/>
            <w:sz w:val="24"/>
            <w:szCs w:val="24"/>
          </w:rPr>
          <w:t>While</w:t>
        </w:r>
      </w:ins>
      <w:ins w:id="1152" w:author="muyaguari@yahoo.com" w:date="2021-05-28T21:51:00Z">
        <w:r w:rsidR="00137814">
          <w:rPr>
            <w:rFonts w:ascii="Times New Roman" w:eastAsia="Times New Roman" w:hAnsi="Times New Roman" w:cs="Times New Roman"/>
            <w:sz w:val="24"/>
            <w:szCs w:val="24"/>
          </w:rPr>
          <w:t xml:space="preserve"> </w:t>
        </w:r>
      </w:ins>
      <w:ins w:id="1153" w:author="muyaguari@yahoo.com" w:date="2021-05-28T21:56:00Z">
        <w:r w:rsidR="00137814">
          <w:rPr>
            <w:rFonts w:ascii="Times New Roman" w:eastAsia="Times New Roman" w:hAnsi="Times New Roman" w:cs="Times New Roman"/>
            <w:sz w:val="24"/>
            <w:szCs w:val="24"/>
          </w:rPr>
          <w:t xml:space="preserve">the </w:t>
        </w:r>
      </w:ins>
      <w:ins w:id="1154" w:author="muyaguari@yahoo.com" w:date="2021-05-28T21:58:00Z">
        <w:r w:rsidR="00137814">
          <w:rPr>
            <w:rFonts w:ascii="Times New Roman" w:eastAsia="Times New Roman" w:hAnsi="Times New Roman" w:cs="Times New Roman"/>
            <w:sz w:val="24"/>
            <w:szCs w:val="24"/>
          </w:rPr>
          <w:t>risk</w:t>
        </w:r>
      </w:ins>
      <w:ins w:id="1155" w:author="muyaguari@yahoo.com" w:date="2021-05-28T21:56:00Z">
        <w:r w:rsidR="00137814">
          <w:rPr>
            <w:rFonts w:ascii="Times New Roman" w:eastAsia="Times New Roman" w:hAnsi="Times New Roman" w:cs="Times New Roman"/>
            <w:sz w:val="24"/>
            <w:szCs w:val="24"/>
          </w:rPr>
          <w:t xml:space="preserve"> to get infected </w:t>
        </w:r>
      </w:ins>
      <w:ins w:id="1156" w:author="muyaguari@yahoo.com" w:date="2021-05-28T21:57:00Z">
        <w:r w:rsidR="00137814">
          <w:rPr>
            <w:rFonts w:ascii="Times New Roman" w:eastAsia="Times New Roman" w:hAnsi="Times New Roman" w:cs="Times New Roman"/>
            <w:sz w:val="24"/>
            <w:szCs w:val="24"/>
          </w:rPr>
          <w:t>with</w:t>
        </w:r>
      </w:ins>
      <w:ins w:id="1157" w:author="muyaguari@yahoo.com" w:date="2021-05-28T21:59:00Z">
        <w:r w:rsidR="00137814">
          <w:rPr>
            <w:rFonts w:ascii="Times New Roman" w:eastAsia="Times New Roman" w:hAnsi="Times New Roman" w:cs="Times New Roman"/>
            <w:sz w:val="24"/>
            <w:szCs w:val="24"/>
          </w:rPr>
          <w:t xml:space="preserve"> COVID-19</w:t>
        </w:r>
      </w:ins>
      <w:ins w:id="1158" w:author="muyaguari@yahoo.com" w:date="2021-05-28T21:57:00Z">
        <w:r w:rsidR="00137814">
          <w:rPr>
            <w:rFonts w:ascii="Times New Roman" w:eastAsia="Times New Roman" w:hAnsi="Times New Roman" w:cs="Times New Roman"/>
            <w:sz w:val="24"/>
            <w:szCs w:val="24"/>
          </w:rPr>
          <w:t xml:space="preserve"> </w:t>
        </w:r>
      </w:ins>
      <w:ins w:id="1159" w:author="muyaguari@yahoo.com" w:date="2021-05-28T21:56:00Z">
        <w:r w:rsidR="00137814">
          <w:rPr>
            <w:rFonts w:ascii="Times New Roman" w:eastAsia="Times New Roman" w:hAnsi="Times New Roman" w:cs="Times New Roman"/>
            <w:sz w:val="24"/>
            <w:szCs w:val="24"/>
          </w:rPr>
          <w:t>remain</w:t>
        </w:r>
      </w:ins>
      <w:ins w:id="1160" w:author="muyaguari@yahoo.com" w:date="2021-05-28T21:58:00Z">
        <w:r w:rsidR="00137814">
          <w:rPr>
            <w:rFonts w:ascii="Times New Roman" w:eastAsia="Times New Roman" w:hAnsi="Times New Roman" w:cs="Times New Roman"/>
            <w:sz w:val="24"/>
            <w:szCs w:val="24"/>
          </w:rPr>
          <w:t>s</w:t>
        </w:r>
      </w:ins>
      <w:ins w:id="1161" w:author="muyaguari@yahoo.com" w:date="2021-05-28T21:56:00Z">
        <w:r w:rsidR="00137814">
          <w:rPr>
            <w:rFonts w:ascii="Times New Roman" w:eastAsia="Times New Roman" w:hAnsi="Times New Roman" w:cs="Times New Roman"/>
            <w:sz w:val="24"/>
            <w:szCs w:val="24"/>
          </w:rPr>
          <w:t xml:space="preserve"> low</w:t>
        </w:r>
      </w:ins>
      <w:ins w:id="1162" w:author="muyaguari@yahoo.com" w:date="2021-05-28T21:59:00Z">
        <w:r w:rsidR="00137814">
          <w:rPr>
            <w:rFonts w:ascii="Times New Roman" w:eastAsia="Times New Roman" w:hAnsi="Times New Roman" w:cs="Times New Roman"/>
            <w:sz w:val="24"/>
            <w:szCs w:val="24"/>
          </w:rPr>
          <w:t xml:space="preserve">, we </w:t>
        </w:r>
      </w:ins>
      <w:del w:id="1163" w:author="muyaguari@yahoo.com" w:date="2021-05-28T21:59:00Z">
        <w:r w:rsidR="004D461B" w:rsidDel="00137814">
          <w:rPr>
            <w:rFonts w:ascii="Times New Roman" w:eastAsia="Times New Roman" w:hAnsi="Times New Roman" w:cs="Times New Roman"/>
            <w:sz w:val="24"/>
            <w:szCs w:val="24"/>
          </w:rPr>
          <w:delText xml:space="preserve">This study </w:delText>
        </w:r>
      </w:del>
      <w:r w:rsidR="004D461B">
        <w:rPr>
          <w:rFonts w:ascii="Times New Roman" w:eastAsia="Times New Roman" w:hAnsi="Times New Roman" w:cs="Times New Roman"/>
          <w:sz w:val="24"/>
          <w:szCs w:val="24"/>
        </w:rPr>
        <w:t xml:space="preserve">demonstrated </w:t>
      </w:r>
      <w:r w:rsidR="008532F0">
        <w:rPr>
          <w:rFonts w:ascii="Times New Roman" w:eastAsia="Times New Roman" w:hAnsi="Times New Roman" w:cs="Times New Roman"/>
          <w:sz w:val="24"/>
          <w:szCs w:val="24"/>
        </w:rPr>
        <w:t xml:space="preserve">that </w:t>
      </w:r>
      <w:del w:id="1164" w:author="muyaguari@yahoo.com" w:date="2021-05-28T21:59:00Z">
        <w:r w:rsidR="008532F0" w:rsidDel="00137814">
          <w:rPr>
            <w:rFonts w:ascii="Times New Roman" w:eastAsia="Times New Roman" w:hAnsi="Times New Roman" w:cs="Times New Roman"/>
            <w:sz w:val="24"/>
            <w:szCs w:val="24"/>
          </w:rPr>
          <w:delText xml:space="preserve">virus </w:delText>
        </w:r>
      </w:del>
      <w:r w:rsidR="0010301B">
        <w:rPr>
          <w:rFonts w:ascii="Times New Roman" w:eastAsia="Times New Roman" w:hAnsi="Times New Roman" w:cs="Times New Roman"/>
          <w:sz w:val="24"/>
          <w:szCs w:val="24"/>
        </w:rPr>
        <w:t>SARS-CoV-2</w:t>
      </w:r>
      <w:r w:rsidR="008532F0">
        <w:rPr>
          <w:rFonts w:ascii="Times New Roman" w:eastAsia="Times New Roman" w:hAnsi="Times New Roman" w:cs="Times New Roman"/>
          <w:sz w:val="24"/>
          <w:szCs w:val="24"/>
        </w:rPr>
        <w:t xml:space="preserve"> </w:t>
      </w:r>
      <w:del w:id="1165" w:author="muyaguari@yahoo.com" w:date="2021-05-29T09:33:00Z">
        <w:r w:rsidR="008532F0" w:rsidDel="007E5303">
          <w:rPr>
            <w:rFonts w:ascii="Times New Roman" w:eastAsia="Times New Roman" w:hAnsi="Times New Roman" w:cs="Times New Roman"/>
            <w:sz w:val="24"/>
            <w:szCs w:val="24"/>
          </w:rPr>
          <w:delText>could be</w:delText>
        </w:r>
      </w:del>
      <w:ins w:id="1166" w:author="muyaguari@yahoo.com" w:date="2021-05-29T09:33:00Z">
        <w:r w:rsidR="007E5303">
          <w:rPr>
            <w:rFonts w:ascii="Times New Roman" w:eastAsia="Times New Roman" w:hAnsi="Times New Roman" w:cs="Times New Roman"/>
            <w:sz w:val="24"/>
            <w:szCs w:val="24"/>
          </w:rPr>
          <w:t>is</w:t>
        </w:r>
      </w:ins>
      <w:r w:rsidR="004D461B">
        <w:rPr>
          <w:rFonts w:ascii="Times New Roman" w:eastAsia="Times New Roman" w:hAnsi="Times New Roman" w:cs="Times New Roman"/>
          <w:sz w:val="24"/>
          <w:szCs w:val="24"/>
        </w:rPr>
        <w:t xml:space="preserve"> present in seawaters and </w:t>
      </w:r>
      <w:r w:rsidR="00E65C08">
        <w:rPr>
          <w:rFonts w:ascii="Times New Roman" w:eastAsia="Times New Roman" w:hAnsi="Times New Roman" w:cs="Times New Roman"/>
          <w:sz w:val="24"/>
          <w:szCs w:val="24"/>
        </w:rPr>
        <w:t>estuarine.</w:t>
      </w:r>
    </w:p>
    <w:p w14:paraId="1571F98F" w14:textId="77777777" w:rsidR="00E65C08" w:rsidRDefault="00E65C08">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53EB81A8" w14:textId="6810CB31" w:rsidR="00112861" w:rsidRPr="005C47CC" w:rsidRDefault="00716926">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Finally, the water quality parameters</w:t>
      </w:r>
      <w:r w:rsidR="008532F0">
        <w:rPr>
          <w:rFonts w:ascii="Times New Roman" w:eastAsia="Times New Roman" w:hAnsi="Times New Roman" w:cs="Times New Roman"/>
          <w:sz w:val="24"/>
          <w:szCs w:val="24"/>
        </w:rPr>
        <w:t xml:space="preserve"> analyzed show </w:t>
      </w:r>
      <w:r w:rsidR="008532F0" w:rsidRPr="008532F0">
        <w:rPr>
          <w:rFonts w:ascii="Times New Roman" w:eastAsia="Times New Roman" w:hAnsi="Times New Roman" w:cs="Times New Roman"/>
          <w:sz w:val="24"/>
          <w:szCs w:val="24"/>
        </w:rPr>
        <w:t>pollution problems generating a negative impact on the environment and economic development of the study area</w:t>
      </w:r>
      <w:ins w:id="1167" w:author="muyaguari@yahoo.com" w:date="2021-05-28T22:00:00Z">
        <w:r w:rsidR="00902ADE">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w:t>
      </w:r>
      <w:r w:rsidR="00112861" w:rsidRPr="005C47CC">
        <w:rPr>
          <w:rFonts w:ascii="Times New Roman" w:eastAsia="Times New Roman" w:hAnsi="Times New Roman" w:cs="Times New Roman"/>
          <w:sz w:val="24"/>
          <w:szCs w:val="24"/>
        </w:rPr>
        <w:t xml:space="preserve"> </w:t>
      </w:r>
      <w:r w:rsidR="005C47CC" w:rsidRPr="005C47CC">
        <w:rPr>
          <w:rFonts w:ascii="Times New Roman" w:eastAsia="Times New Roman" w:hAnsi="Times New Roman" w:cs="Times New Roman"/>
          <w:sz w:val="24"/>
          <w:szCs w:val="24"/>
        </w:rPr>
        <w:t>Local governments and the national government should consider improving or changing the management of domestic wastewater in the coastal marine zone of Playas and Santa Elena</w:t>
      </w:r>
      <w:ins w:id="1168" w:author="muyaguari@yahoo.com" w:date="2021-05-28T22:00:00Z">
        <w:r w:rsidR="00902ADE">
          <w:rPr>
            <w:rFonts w:ascii="Times New Roman" w:eastAsia="Times New Roman" w:hAnsi="Times New Roman" w:cs="Times New Roman"/>
            <w:sz w:val="24"/>
            <w:szCs w:val="24"/>
          </w:rPr>
          <w:t>. For instance, we suggest t</w:t>
        </w:r>
      </w:ins>
      <w:ins w:id="1169" w:author="muyaguari@yahoo.com" w:date="2021-05-28T22:01:00Z">
        <w:r w:rsidR="00902ADE">
          <w:rPr>
            <w:rFonts w:ascii="Times New Roman" w:eastAsia="Times New Roman" w:hAnsi="Times New Roman" w:cs="Times New Roman"/>
            <w:sz w:val="24"/>
            <w:szCs w:val="24"/>
          </w:rPr>
          <w:t xml:space="preserve">o migrate </w:t>
        </w:r>
      </w:ins>
      <w:del w:id="1170" w:author="muyaguari@yahoo.com" w:date="2021-05-28T22:00:00Z">
        <w:r w:rsidR="005C47CC" w:rsidRPr="005C47CC" w:rsidDel="00902ADE">
          <w:rPr>
            <w:rFonts w:ascii="Times New Roman" w:eastAsia="Times New Roman" w:hAnsi="Times New Roman" w:cs="Times New Roman"/>
            <w:sz w:val="24"/>
            <w:szCs w:val="24"/>
          </w:rPr>
          <w:delText xml:space="preserve">, </w:delText>
        </w:r>
      </w:del>
      <w:del w:id="1171" w:author="muyaguari@yahoo.com" w:date="2021-05-28T22:01:00Z">
        <w:r w:rsidR="005C47CC" w:rsidRPr="005C47CC" w:rsidDel="00902ADE">
          <w:rPr>
            <w:rFonts w:ascii="Times New Roman" w:eastAsia="Times New Roman" w:hAnsi="Times New Roman" w:cs="Times New Roman"/>
            <w:sz w:val="24"/>
            <w:szCs w:val="24"/>
          </w:rPr>
          <w:delText xml:space="preserve">migrating </w:delText>
        </w:r>
      </w:del>
      <w:r w:rsidR="005C47CC" w:rsidRPr="005C47CC">
        <w:rPr>
          <w:rFonts w:ascii="Times New Roman" w:eastAsia="Times New Roman" w:hAnsi="Times New Roman" w:cs="Times New Roman"/>
          <w:sz w:val="24"/>
          <w:szCs w:val="24"/>
        </w:rPr>
        <w:t xml:space="preserve">from primary systems to more efficient ones that are consistent with the current needs of the populations. </w:t>
      </w:r>
      <w:ins w:id="1172" w:author="muyaguari@yahoo.com" w:date="2021-05-28T22:01:00Z">
        <w:r w:rsidR="00902ADE">
          <w:rPr>
            <w:rFonts w:ascii="Times New Roman" w:eastAsia="Times New Roman" w:hAnsi="Times New Roman" w:cs="Times New Roman"/>
            <w:sz w:val="24"/>
            <w:szCs w:val="24"/>
          </w:rPr>
          <w:t xml:space="preserve">Authorities </w:t>
        </w:r>
      </w:ins>
      <w:ins w:id="1173" w:author="muyaguari@yahoo.com" w:date="2021-05-28T22:03:00Z">
        <w:r w:rsidR="00902ADE">
          <w:rPr>
            <w:rFonts w:ascii="Times New Roman" w:eastAsia="Times New Roman" w:hAnsi="Times New Roman" w:cs="Times New Roman"/>
            <w:sz w:val="24"/>
            <w:szCs w:val="24"/>
          </w:rPr>
          <w:t>need to</w:t>
        </w:r>
      </w:ins>
      <w:ins w:id="1174" w:author="muyaguari@yahoo.com" w:date="2021-05-28T22:01:00Z">
        <w:r w:rsidR="00902ADE">
          <w:rPr>
            <w:rFonts w:ascii="Times New Roman" w:eastAsia="Times New Roman" w:hAnsi="Times New Roman" w:cs="Times New Roman"/>
            <w:sz w:val="24"/>
            <w:szCs w:val="24"/>
          </w:rPr>
          <w:t xml:space="preserve"> consider l</w:t>
        </w:r>
      </w:ins>
      <w:del w:id="1175" w:author="muyaguari@yahoo.com" w:date="2021-05-28T22:01:00Z">
        <w:r w:rsidR="005C47CC" w:rsidRPr="005C47CC" w:rsidDel="00902ADE">
          <w:rPr>
            <w:rFonts w:ascii="Times New Roman" w:eastAsia="Times New Roman" w:hAnsi="Times New Roman" w:cs="Times New Roman"/>
            <w:sz w:val="24"/>
            <w:szCs w:val="24"/>
          </w:rPr>
          <w:delText>l</w:delText>
        </w:r>
      </w:del>
      <w:r w:rsidR="005C47CC" w:rsidRPr="005C47CC">
        <w:rPr>
          <w:rFonts w:ascii="Times New Roman" w:eastAsia="Times New Roman" w:hAnsi="Times New Roman" w:cs="Times New Roman"/>
          <w:sz w:val="24"/>
          <w:szCs w:val="24"/>
        </w:rPr>
        <w:t>ocal</w:t>
      </w:r>
      <w:ins w:id="1176" w:author="muyaguari@yahoo.com" w:date="2021-05-28T22:02:00Z">
        <w:r w:rsidR="00902ADE">
          <w:rPr>
            <w:rFonts w:ascii="Times New Roman" w:eastAsia="Times New Roman" w:hAnsi="Times New Roman" w:cs="Times New Roman"/>
            <w:sz w:val="24"/>
            <w:szCs w:val="24"/>
          </w:rPr>
          <w:t xml:space="preserve"> population gro</w:t>
        </w:r>
      </w:ins>
      <w:ins w:id="1177" w:author="muyaguari@yahoo.com" w:date="2021-05-28T22:03:00Z">
        <w:r w:rsidR="00902ADE">
          <w:rPr>
            <w:rFonts w:ascii="Times New Roman" w:eastAsia="Times New Roman" w:hAnsi="Times New Roman" w:cs="Times New Roman"/>
            <w:sz w:val="24"/>
            <w:szCs w:val="24"/>
          </w:rPr>
          <w:t xml:space="preserve">wth </w:t>
        </w:r>
      </w:ins>
      <w:del w:id="1178" w:author="muyaguari@yahoo.com" w:date="2021-05-28T22:02:00Z">
        <w:r w:rsidR="005C47CC" w:rsidRPr="005C47CC" w:rsidDel="00902ADE">
          <w:rPr>
            <w:rFonts w:ascii="Times New Roman" w:eastAsia="Times New Roman" w:hAnsi="Times New Roman" w:cs="Times New Roman"/>
            <w:sz w:val="24"/>
            <w:szCs w:val="24"/>
          </w:rPr>
          <w:delText xml:space="preserve">s </w:delText>
        </w:r>
      </w:del>
      <w:r w:rsidR="005C47CC" w:rsidRPr="005C47CC">
        <w:rPr>
          <w:rFonts w:ascii="Times New Roman" w:eastAsia="Times New Roman" w:hAnsi="Times New Roman" w:cs="Times New Roman"/>
          <w:sz w:val="24"/>
          <w:szCs w:val="24"/>
        </w:rPr>
        <w:t xml:space="preserve">and fluctuating populations that arrive </w:t>
      </w:r>
      <w:del w:id="1179" w:author="muyaguari@yahoo.com" w:date="2021-05-28T22:03:00Z">
        <w:r w:rsidR="005C47CC" w:rsidRPr="005C47CC" w:rsidDel="00902ADE">
          <w:rPr>
            <w:rFonts w:ascii="Times New Roman" w:eastAsia="Times New Roman" w:hAnsi="Times New Roman" w:cs="Times New Roman"/>
            <w:sz w:val="24"/>
            <w:szCs w:val="24"/>
          </w:rPr>
          <w:delText xml:space="preserve">in </w:delText>
        </w:r>
      </w:del>
      <w:ins w:id="1180" w:author="muyaguari@yahoo.com" w:date="2021-05-28T22:03:00Z">
        <w:r w:rsidR="00902ADE">
          <w:rPr>
            <w:rFonts w:ascii="Times New Roman" w:eastAsia="Times New Roman" w:hAnsi="Times New Roman" w:cs="Times New Roman"/>
            <w:sz w:val="24"/>
            <w:szCs w:val="24"/>
          </w:rPr>
          <w:t>to</w:t>
        </w:r>
        <w:r w:rsidR="00902ADE" w:rsidRPr="005C47CC">
          <w:rPr>
            <w:rFonts w:ascii="Times New Roman" w:eastAsia="Times New Roman" w:hAnsi="Times New Roman" w:cs="Times New Roman"/>
            <w:sz w:val="24"/>
            <w:szCs w:val="24"/>
          </w:rPr>
          <w:t xml:space="preserve"> </w:t>
        </w:r>
      </w:ins>
      <w:del w:id="1181" w:author="muyaguari@yahoo.com" w:date="2021-05-28T22:09:00Z">
        <w:r w:rsidR="005C47CC" w:rsidRPr="005C47CC" w:rsidDel="00923E68">
          <w:rPr>
            <w:rFonts w:ascii="Times New Roman" w:eastAsia="Times New Roman" w:hAnsi="Times New Roman" w:cs="Times New Roman"/>
            <w:sz w:val="24"/>
            <w:szCs w:val="24"/>
          </w:rPr>
          <w:delText>t</w:delText>
        </w:r>
        <w:r w:rsidR="008532F0" w:rsidDel="00923E68">
          <w:rPr>
            <w:rFonts w:ascii="Times New Roman" w:eastAsia="Times New Roman" w:hAnsi="Times New Roman" w:cs="Times New Roman"/>
            <w:sz w:val="24"/>
            <w:szCs w:val="24"/>
          </w:rPr>
          <w:delText xml:space="preserve">he </w:delText>
        </w:r>
      </w:del>
      <w:r w:rsidR="008532F0">
        <w:rPr>
          <w:rFonts w:ascii="Times New Roman" w:eastAsia="Times New Roman" w:hAnsi="Times New Roman" w:cs="Times New Roman"/>
          <w:sz w:val="24"/>
          <w:szCs w:val="24"/>
        </w:rPr>
        <w:t>Playas and Santa Elena count</w:t>
      </w:r>
      <w:ins w:id="1182" w:author="muyaguari@yahoo.com" w:date="2021-05-28T22:03:00Z">
        <w:r w:rsidR="00902ADE">
          <w:rPr>
            <w:rFonts w:ascii="Times New Roman" w:eastAsia="Times New Roman" w:hAnsi="Times New Roman" w:cs="Times New Roman"/>
            <w:sz w:val="24"/>
            <w:szCs w:val="24"/>
          </w:rPr>
          <w:t>ies</w:t>
        </w:r>
      </w:ins>
      <w:ins w:id="1183" w:author="muyaguari@yahoo.com" w:date="2021-05-28T22:09:00Z">
        <w:r w:rsidR="00923E68">
          <w:rPr>
            <w:rFonts w:ascii="Times New Roman" w:eastAsia="Times New Roman" w:hAnsi="Times New Roman" w:cs="Times New Roman"/>
            <w:sz w:val="24"/>
            <w:szCs w:val="24"/>
          </w:rPr>
          <w:t>.</w:t>
        </w:r>
      </w:ins>
      <w:del w:id="1184" w:author="muyaguari@yahoo.com" w:date="2021-05-28T22:03:00Z">
        <w:r w:rsidR="008532F0" w:rsidDel="00902ADE">
          <w:rPr>
            <w:rFonts w:ascii="Times New Roman" w:eastAsia="Times New Roman" w:hAnsi="Times New Roman" w:cs="Times New Roman"/>
            <w:sz w:val="24"/>
            <w:szCs w:val="24"/>
          </w:rPr>
          <w:delText>y</w:delText>
        </w:r>
      </w:del>
      <w:r w:rsidR="005C47CC" w:rsidRPr="005C47CC">
        <w:rPr>
          <w:rFonts w:ascii="Times New Roman" w:eastAsia="Times New Roman" w:hAnsi="Times New Roman" w:cs="Times New Roman"/>
          <w:sz w:val="24"/>
          <w:szCs w:val="24"/>
        </w:rPr>
        <w:t xml:space="preserve"> </w:t>
      </w:r>
      <w:ins w:id="1185" w:author="muyaguari@yahoo.com" w:date="2021-05-28T22:10:00Z">
        <w:r w:rsidR="00923E68">
          <w:rPr>
            <w:rFonts w:ascii="Times New Roman" w:eastAsia="Times New Roman" w:hAnsi="Times New Roman" w:cs="Times New Roman"/>
            <w:sz w:val="24"/>
            <w:szCs w:val="24"/>
          </w:rPr>
          <w:t xml:space="preserve">Within this context, </w:t>
        </w:r>
      </w:ins>
      <w:del w:id="1186" w:author="muyaguari@yahoo.com" w:date="2021-05-28T22:10:00Z">
        <w:r w:rsidR="005C47CC" w:rsidRPr="005C47CC" w:rsidDel="00923E68">
          <w:rPr>
            <w:rFonts w:ascii="Times New Roman" w:eastAsia="Times New Roman" w:hAnsi="Times New Roman" w:cs="Times New Roman"/>
            <w:sz w:val="24"/>
            <w:szCs w:val="24"/>
          </w:rPr>
          <w:delText xml:space="preserve">for which they could request </w:delText>
        </w:r>
      </w:del>
      <w:ins w:id="1187" w:author="muyaguari@yahoo.com" w:date="2021-05-28T22:10:00Z">
        <w:r w:rsidR="00923E68">
          <w:rPr>
            <w:rFonts w:ascii="Times New Roman" w:eastAsia="Times New Roman" w:hAnsi="Times New Roman" w:cs="Times New Roman"/>
            <w:sz w:val="24"/>
            <w:szCs w:val="24"/>
          </w:rPr>
          <w:t>f</w:t>
        </w:r>
      </w:ins>
      <w:del w:id="1188" w:author="muyaguari@yahoo.com" w:date="2021-05-28T22:10:00Z">
        <w:r w:rsidR="005C47CC" w:rsidRPr="005C47CC" w:rsidDel="00923E68">
          <w:rPr>
            <w:rFonts w:ascii="Times New Roman" w:eastAsia="Times New Roman" w:hAnsi="Times New Roman" w:cs="Times New Roman"/>
            <w:sz w:val="24"/>
            <w:szCs w:val="24"/>
          </w:rPr>
          <w:delText>f</w:delText>
        </w:r>
      </w:del>
      <w:r w:rsidR="005C47CC" w:rsidRPr="005C47CC">
        <w:rPr>
          <w:rFonts w:ascii="Times New Roman" w:eastAsia="Times New Roman" w:hAnsi="Times New Roman" w:cs="Times New Roman"/>
          <w:sz w:val="24"/>
          <w:szCs w:val="24"/>
        </w:rPr>
        <w:t xml:space="preserve">inancial support </w:t>
      </w:r>
      <w:ins w:id="1189" w:author="muyaguari@yahoo.com" w:date="2021-05-28T22:10:00Z">
        <w:r w:rsidR="00923E68">
          <w:rPr>
            <w:rFonts w:ascii="Times New Roman" w:eastAsia="Times New Roman" w:hAnsi="Times New Roman" w:cs="Times New Roman"/>
            <w:sz w:val="24"/>
            <w:szCs w:val="24"/>
          </w:rPr>
          <w:t xml:space="preserve">could be requested </w:t>
        </w:r>
      </w:ins>
      <w:r w:rsidR="005C47CC" w:rsidRPr="005C47CC">
        <w:rPr>
          <w:rFonts w:ascii="Times New Roman" w:eastAsia="Times New Roman" w:hAnsi="Times New Roman" w:cs="Times New Roman"/>
          <w:sz w:val="24"/>
          <w:szCs w:val="24"/>
        </w:rPr>
        <w:t xml:space="preserve">from international organizations such as the </w:t>
      </w:r>
      <w:r w:rsidR="008532F0">
        <w:rPr>
          <w:rFonts w:ascii="Times New Roman" w:eastAsia="Times New Roman" w:hAnsi="Times New Roman" w:cs="Times New Roman"/>
          <w:sz w:val="24"/>
          <w:szCs w:val="24"/>
        </w:rPr>
        <w:t>Inter-American Development Bank</w:t>
      </w:r>
      <w:ins w:id="1190" w:author="muyaguari@yahoo.com" w:date="2021-05-28T22:12:00Z">
        <w:r w:rsidR="00923E68">
          <w:rPr>
            <w:rFonts w:ascii="Times New Roman" w:eastAsia="Times New Roman" w:hAnsi="Times New Roman" w:cs="Times New Roman"/>
            <w:sz w:val="24"/>
            <w:szCs w:val="24"/>
          </w:rPr>
          <w:t xml:space="preserve"> </w:t>
        </w:r>
      </w:ins>
      <w:r w:rsidR="005C47CC" w:rsidRPr="00923E68">
        <w:rPr>
          <w:rFonts w:ascii="Times New Roman" w:eastAsia="Times New Roman" w:hAnsi="Times New Roman" w:cs="Times New Roman"/>
          <w:sz w:val="24"/>
          <w:szCs w:val="24"/>
        </w:rPr>
        <w:t>(</w:t>
      </w:r>
      <w:commentRangeStart w:id="1191"/>
      <w:del w:id="1192" w:author="muyaguari@yahoo.com" w:date="2021-05-28T22:14:00Z">
        <w:r w:rsidR="005C47CC" w:rsidRPr="00923E68" w:rsidDel="00923E68">
          <w:rPr>
            <w:rFonts w:ascii="Times New Roman" w:eastAsia="Times New Roman" w:hAnsi="Times New Roman" w:cs="Times New Roman"/>
            <w:sz w:val="24"/>
            <w:szCs w:val="24"/>
          </w:rPr>
          <w:delText>IDB</w:delText>
        </w:r>
        <w:commentRangeEnd w:id="1191"/>
        <w:r w:rsidR="00923E68" w:rsidRPr="00923E68" w:rsidDel="00923E68">
          <w:rPr>
            <w:rStyle w:val="CommentReference"/>
          </w:rPr>
          <w:commentReference w:id="1191"/>
        </w:r>
      </w:del>
      <w:ins w:id="1193" w:author="muyaguari@yahoo.com" w:date="2021-05-28T22:14:00Z">
        <w:r w:rsidR="00923E68" w:rsidRPr="00923E68">
          <w:rPr>
            <w:rFonts w:ascii="Times New Roman" w:eastAsia="Times New Roman" w:hAnsi="Times New Roman" w:cs="Times New Roman"/>
            <w:sz w:val="24"/>
            <w:szCs w:val="24"/>
            <w:rPrChange w:id="1194" w:author="muyaguari@yahoo.com" w:date="2021-05-28T22:15:00Z">
              <w:rPr>
                <w:rFonts w:ascii="Times New Roman" w:eastAsia="Times New Roman" w:hAnsi="Times New Roman" w:cs="Times New Roman"/>
                <w:strike/>
                <w:sz w:val="24"/>
                <w:szCs w:val="24"/>
              </w:rPr>
            </w:rPrChange>
          </w:rPr>
          <w:t>BID in Spanish</w:t>
        </w:r>
      </w:ins>
      <w:r w:rsidR="005C47CC" w:rsidRPr="00923E68">
        <w:rPr>
          <w:rFonts w:ascii="Times New Roman" w:eastAsia="Times New Roman" w:hAnsi="Times New Roman" w:cs="Times New Roman"/>
          <w:sz w:val="24"/>
          <w:szCs w:val="24"/>
        </w:rPr>
        <w:t>),</w:t>
      </w:r>
      <w:r w:rsidR="005C47CC" w:rsidRPr="005C47CC">
        <w:rPr>
          <w:rFonts w:ascii="Times New Roman" w:eastAsia="Times New Roman" w:hAnsi="Times New Roman" w:cs="Times New Roman"/>
          <w:sz w:val="24"/>
          <w:szCs w:val="24"/>
        </w:rPr>
        <w:t xml:space="preserve"> the Development Bank of Latin America </w:t>
      </w:r>
      <w:r w:rsidR="005C47CC" w:rsidRPr="00923E68">
        <w:rPr>
          <w:rFonts w:ascii="Times New Roman" w:eastAsia="Times New Roman" w:hAnsi="Times New Roman" w:cs="Times New Roman"/>
          <w:sz w:val="24"/>
          <w:szCs w:val="24"/>
        </w:rPr>
        <w:t>(CAF</w:t>
      </w:r>
      <w:ins w:id="1195" w:author="muyaguari@yahoo.com" w:date="2021-05-28T22:14:00Z">
        <w:r w:rsidR="00923E68" w:rsidRPr="00923E68">
          <w:rPr>
            <w:rFonts w:ascii="Times New Roman" w:eastAsia="Times New Roman" w:hAnsi="Times New Roman" w:cs="Times New Roman"/>
            <w:sz w:val="24"/>
            <w:szCs w:val="24"/>
            <w:rPrChange w:id="1196" w:author="muyaguari@yahoo.com" w:date="2021-05-28T22:14:00Z">
              <w:rPr>
                <w:rFonts w:ascii="Times New Roman" w:eastAsia="Times New Roman" w:hAnsi="Times New Roman" w:cs="Times New Roman"/>
                <w:strike/>
                <w:sz w:val="24"/>
                <w:szCs w:val="24"/>
              </w:rPr>
            </w:rPrChange>
          </w:rPr>
          <w:t xml:space="preserve"> in Spanish</w:t>
        </w:r>
      </w:ins>
      <w:r w:rsidR="005C47CC" w:rsidRPr="00923E68">
        <w:rPr>
          <w:rFonts w:ascii="Times New Roman" w:eastAsia="Times New Roman" w:hAnsi="Times New Roman" w:cs="Times New Roman"/>
          <w:sz w:val="24"/>
          <w:szCs w:val="24"/>
        </w:rPr>
        <w:t>)</w:t>
      </w:r>
      <w:r w:rsidR="005C47CC" w:rsidRPr="005C47CC">
        <w:rPr>
          <w:rFonts w:ascii="Times New Roman" w:eastAsia="Times New Roman" w:hAnsi="Times New Roman" w:cs="Times New Roman"/>
          <w:sz w:val="24"/>
          <w:szCs w:val="24"/>
        </w:rPr>
        <w:t xml:space="preserve"> or other multilateral organizations considering </w:t>
      </w:r>
      <w:ins w:id="1197" w:author="muyaguari@yahoo.com" w:date="2021-05-28T22:17:00Z">
        <w:r w:rsidR="00923E68">
          <w:rPr>
            <w:rFonts w:ascii="Times New Roman" w:eastAsia="Times New Roman" w:hAnsi="Times New Roman" w:cs="Times New Roman"/>
            <w:sz w:val="24"/>
            <w:szCs w:val="24"/>
          </w:rPr>
          <w:t xml:space="preserve">the </w:t>
        </w:r>
      </w:ins>
      <w:ins w:id="1198" w:author="muyaguari@yahoo.com" w:date="2021-05-28T22:11:00Z">
        <w:r w:rsidR="00923E68">
          <w:rPr>
            <w:rFonts w:ascii="Times New Roman" w:eastAsia="Times New Roman" w:hAnsi="Times New Roman" w:cs="Times New Roman"/>
            <w:sz w:val="24"/>
            <w:szCs w:val="24"/>
          </w:rPr>
          <w:t xml:space="preserve">needs </w:t>
        </w:r>
      </w:ins>
      <w:del w:id="1199" w:author="muyaguari@yahoo.com" w:date="2021-05-28T22:11:00Z">
        <w:r w:rsidR="005C47CC" w:rsidRPr="005C47CC" w:rsidDel="00923E68">
          <w:rPr>
            <w:rFonts w:ascii="Times New Roman" w:eastAsia="Times New Roman" w:hAnsi="Times New Roman" w:cs="Times New Roman"/>
            <w:sz w:val="24"/>
            <w:szCs w:val="24"/>
          </w:rPr>
          <w:delText>tha</w:delText>
        </w:r>
      </w:del>
      <w:del w:id="1200" w:author="muyaguari@yahoo.com" w:date="2021-05-28T22:10:00Z">
        <w:r w:rsidR="005C47CC" w:rsidRPr="005C47CC" w:rsidDel="00923E68">
          <w:rPr>
            <w:rFonts w:ascii="Times New Roman" w:eastAsia="Times New Roman" w:hAnsi="Times New Roman" w:cs="Times New Roman"/>
            <w:sz w:val="24"/>
            <w:szCs w:val="24"/>
          </w:rPr>
          <w:delText xml:space="preserve">t it is necessary </w:delText>
        </w:r>
      </w:del>
      <w:del w:id="1201" w:author="muyaguari@yahoo.com" w:date="2021-05-28T22:21:00Z">
        <w:r w:rsidR="005C47CC" w:rsidRPr="005C47CC" w:rsidDel="00923E68">
          <w:rPr>
            <w:rFonts w:ascii="Times New Roman" w:eastAsia="Times New Roman" w:hAnsi="Times New Roman" w:cs="Times New Roman"/>
            <w:sz w:val="24"/>
            <w:szCs w:val="24"/>
          </w:rPr>
          <w:delText>for</w:delText>
        </w:r>
      </w:del>
      <w:ins w:id="1202" w:author="muyaguari@yahoo.com" w:date="2021-05-28T22:21:00Z">
        <w:r w:rsidR="00923E68">
          <w:rPr>
            <w:rFonts w:ascii="Times New Roman" w:eastAsia="Times New Roman" w:hAnsi="Times New Roman" w:cs="Times New Roman"/>
            <w:sz w:val="24"/>
            <w:szCs w:val="24"/>
          </w:rPr>
          <w:t>of</w:t>
        </w:r>
      </w:ins>
      <w:r w:rsidR="005C47CC" w:rsidRPr="005C47CC">
        <w:rPr>
          <w:rFonts w:ascii="Times New Roman" w:eastAsia="Times New Roman" w:hAnsi="Times New Roman" w:cs="Times New Roman"/>
          <w:sz w:val="24"/>
          <w:szCs w:val="24"/>
        </w:rPr>
        <w:t xml:space="preserve"> </w:t>
      </w:r>
      <w:del w:id="1203" w:author="muyaguari@yahoo.com" w:date="2021-05-28T22:11:00Z">
        <w:r w:rsidR="005C47CC" w:rsidRPr="005C47CC" w:rsidDel="00923E68">
          <w:rPr>
            <w:rFonts w:ascii="Times New Roman" w:eastAsia="Times New Roman" w:hAnsi="Times New Roman" w:cs="Times New Roman"/>
            <w:sz w:val="24"/>
            <w:szCs w:val="24"/>
          </w:rPr>
          <w:delText xml:space="preserve">the </w:delText>
        </w:r>
      </w:del>
      <w:r w:rsidR="005C47CC" w:rsidRPr="005C47CC">
        <w:rPr>
          <w:rFonts w:ascii="Times New Roman" w:eastAsia="Times New Roman" w:hAnsi="Times New Roman" w:cs="Times New Roman"/>
          <w:sz w:val="24"/>
          <w:szCs w:val="24"/>
        </w:rPr>
        <w:t xml:space="preserve">urban and </w:t>
      </w:r>
      <w:del w:id="1204" w:author="muyaguari@yahoo.com" w:date="2021-05-28T22:18:00Z">
        <w:r w:rsidR="005C47CC" w:rsidRPr="005C47CC" w:rsidDel="00923E68">
          <w:rPr>
            <w:rFonts w:ascii="Times New Roman" w:eastAsia="Times New Roman" w:hAnsi="Times New Roman" w:cs="Times New Roman"/>
            <w:sz w:val="24"/>
            <w:szCs w:val="24"/>
          </w:rPr>
          <w:delText xml:space="preserve">hotel </w:delText>
        </w:r>
      </w:del>
      <w:ins w:id="1205" w:author="muyaguari@yahoo.com" w:date="2021-05-28T22:18:00Z">
        <w:r w:rsidR="00923E68">
          <w:rPr>
            <w:rFonts w:ascii="Times New Roman" w:eastAsia="Times New Roman" w:hAnsi="Times New Roman" w:cs="Times New Roman"/>
            <w:sz w:val="24"/>
            <w:szCs w:val="24"/>
          </w:rPr>
          <w:t>hospitality industry</w:t>
        </w:r>
        <w:r w:rsidR="00923E68" w:rsidRPr="005C47CC">
          <w:rPr>
            <w:rFonts w:ascii="Times New Roman" w:eastAsia="Times New Roman" w:hAnsi="Times New Roman" w:cs="Times New Roman"/>
            <w:sz w:val="24"/>
            <w:szCs w:val="24"/>
          </w:rPr>
          <w:t xml:space="preserve"> </w:t>
        </w:r>
      </w:ins>
      <w:del w:id="1206" w:author="muyaguari@yahoo.com" w:date="2021-05-28T22:11:00Z">
        <w:r w:rsidR="005C47CC" w:rsidRPr="005C47CC" w:rsidDel="00923E68">
          <w:rPr>
            <w:rFonts w:ascii="Times New Roman" w:eastAsia="Times New Roman" w:hAnsi="Times New Roman" w:cs="Times New Roman"/>
            <w:sz w:val="24"/>
            <w:szCs w:val="24"/>
          </w:rPr>
          <w:delText xml:space="preserve">growth </w:delText>
        </w:r>
      </w:del>
      <w:ins w:id="1207" w:author="muyaguari@yahoo.com" w:date="2021-05-28T22:18:00Z">
        <w:r w:rsidR="00923E68">
          <w:rPr>
            <w:rFonts w:ascii="Times New Roman" w:eastAsia="Times New Roman" w:hAnsi="Times New Roman" w:cs="Times New Roman"/>
            <w:sz w:val="24"/>
            <w:szCs w:val="24"/>
          </w:rPr>
          <w:t>growth</w:t>
        </w:r>
      </w:ins>
      <w:ins w:id="1208" w:author="muyaguari@yahoo.com" w:date="2021-05-28T22:11:00Z">
        <w:r w:rsidR="00923E68" w:rsidRPr="005C47CC">
          <w:rPr>
            <w:rFonts w:ascii="Times New Roman" w:eastAsia="Times New Roman" w:hAnsi="Times New Roman" w:cs="Times New Roman"/>
            <w:sz w:val="24"/>
            <w:szCs w:val="24"/>
          </w:rPr>
          <w:t xml:space="preserve"> </w:t>
        </w:r>
      </w:ins>
      <w:del w:id="1209" w:author="muyaguari@yahoo.com" w:date="2021-05-28T22:19:00Z">
        <w:r w:rsidR="005C47CC" w:rsidRPr="005C47CC" w:rsidDel="00923E68">
          <w:rPr>
            <w:rFonts w:ascii="Times New Roman" w:eastAsia="Times New Roman" w:hAnsi="Times New Roman" w:cs="Times New Roman"/>
            <w:sz w:val="24"/>
            <w:szCs w:val="24"/>
          </w:rPr>
          <w:delText xml:space="preserve">that is settling </w:delText>
        </w:r>
      </w:del>
      <w:del w:id="1210" w:author="muyaguari@yahoo.com" w:date="2021-05-28T22:20:00Z">
        <w:r w:rsidR="005C47CC" w:rsidRPr="005C47CC" w:rsidDel="00923E68">
          <w:rPr>
            <w:rFonts w:ascii="Times New Roman" w:eastAsia="Times New Roman" w:hAnsi="Times New Roman" w:cs="Times New Roman"/>
            <w:sz w:val="24"/>
            <w:szCs w:val="24"/>
          </w:rPr>
          <w:delText>in</w:delText>
        </w:r>
      </w:del>
      <w:ins w:id="1211" w:author="muyaguari@yahoo.com" w:date="2021-05-28T22:21:00Z">
        <w:r w:rsidR="00923E68">
          <w:rPr>
            <w:rFonts w:ascii="Times New Roman" w:eastAsia="Times New Roman" w:hAnsi="Times New Roman" w:cs="Times New Roman"/>
            <w:sz w:val="24"/>
            <w:szCs w:val="24"/>
          </w:rPr>
          <w:t xml:space="preserve">in </w:t>
        </w:r>
      </w:ins>
      <w:del w:id="1212" w:author="muyaguari@yahoo.com" w:date="2021-05-28T22:20:00Z">
        <w:r w:rsidR="005C47CC" w:rsidRPr="005C47CC" w:rsidDel="00923E68">
          <w:rPr>
            <w:rFonts w:ascii="Times New Roman" w:eastAsia="Times New Roman" w:hAnsi="Times New Roman" w:cs="Times New Roman"/>
            <w:sz w:val="24"/>
            <w:szCs w:val="24"/>
          </w:rPr>
          <w:delText xml:space="preserve"> </w:delText>
        </w:r>
      </w:del>
      <w:del w:id="1213" w:author="muyaguari@yahoo.com" w:date="2021-05-28T22:19:00Z">
        <w:r w:rsidR="005C47CC" w:rsidRPr="005C47CC" w:rsidDel="00923E68">
          <w:rPr>
            <w:rFonts w:ascii="Times New Roman" w:eastAsia="Times New Roman" w:hAnsi="Times New Roman" w:cs="Times New Roman"/>
            <w:sz w:val="24"/>
            <w:szCs w:val="24"/>
          </w:rPr>
          <w:delText xml:space="preserve">the </w:delText>
        </w:r>
      </w:del>
      <w:r w:rsidR="005C47CC" w:rsidRPr="005C47CC">
        <w:rPr>
          <w:rFonts w:ascii="Times New Roman" w:eastAsia="Times New Roman" w:hAnsi="Times New Roman" w:cs="Times New Roman"/>
          <w:sz w:val="24"/>
          <w:szCs w:val="24"/>
        </w:rPr>
        <w:t xml:space="preserve">coastal </w:t>
      </w:r>
      <w:del w:id="1214" w:author="muyaguari@yahoo.com" w:date="2021-05-28T22:19:00Z">
        <w:r w:rsidR="005C47CC" w:rsidRPr="005C47CC" w:rsidDel="00923E68">
          <w:rPr>
            <w:rFonts w:ascii="Times New Roman" w:eastAsia="Times New Roman" w:hAnsi="Times New Roman" w:cs="Times New Roman"/>
            <w:sz w:val="24"/>
            <w:szCs w:val="24"/>
          </w:rPr>
          <w:delText xml:space="preserve">margins </w:delText>
        </w:r>
      </w:del>
      <w:ins w:id="1215" w:author="muyaguari@yahoo.com" w:date="2021-05-28T22:19:00Z">
        <w:r w:rsidR="00923E68">
          <w:rPr>
            <w:rFonts w:ascii="Times New Roman" w:eastAsia="Times New Roman" w:hAnsi="Times New Roman" w:cs="Times New Roman"/>
            <w:sz w:val="24"/>
            <w:szCs w:val="24"/>
          </w:rPr>
          <w:t>l</w:t>
        </w:r>
      </w:ins>
      <w:ins w:id="1216" w:author="muyaguari@yahoo.com" w:date="2021-05-28T22:20:00Z">
        <w:r w:rsidR="00923E68">
          <w:rPr>
            <w:rFonts w:ascii="Times New Roman" w:eastAsia="Times New Roman" w:hAnsi="Times New Roman" w:cs="Times New Roman"/>
            <w:sz w:val="24"/>
            <w:szCs w:val="24"/>
          </w:rPr>
          <w:t>ines</w:t>
        </w:r>
      </w:ins>
      <w:ins w:id="1217" w:author="muyaguari@yahoo.com" w:date="2021-05-28T22:21:00Z">
        <w:r w:rsidR="00923E68">
          <w:rPr>
            <w:rFonts w:ascii="Times New Roman" w:eastAsia="Times New Roman" w:hAnsi="Times New Roman" w:cs="Times New Roman"/>
            <w:sz w:val="24"/>
            <w:szCs w:val="24"/>
          </w:rPr>
          <w:t>. Finally,</w:t>
        </w:r>
      </w:ins>
      <w:ins w:id="1218" w:author="muyaguari@yahoo.com" w:date="2021-05-28T22:19:00Z">
        <w:r w:rsidR="00923E68" w:rsidRPr="005C47CC">
          <w:rPr>
            <w:rFonts w:ascii="Times New Roman" w:eastAsia="Times New Roman" w:hAnsi="Times New Roman" w:cs="Times New Roman"/>
            <w:sz w:val="24"/>
            <w:szCs w:val="24"/>
          </w:rPr>
          <w:t xml:space="preserve"> </w:t>
        </w:r>
      </w:ins>
      <w:del w:id="1219" w:author="muyaguari@yahoo.com" w:date="2021-05-28T22:22:00Z">
        <w:r w:rsidR="005C47CC" w:rsidRPr="005C47CC" w:rsidDel="00923E68">
          <w:rPr>
            <w:rFonts w:ascii="Times New Roman" w:eastAsia="Times New Roman" w:hAnsi="Times New Roman" w:cs="Times New Roman"/>
            <w:sz w:val="24"/>
            <w:szCs w:val="24"/>
          </w:rPr>
          <w:delText>and the post</w:delText>
        </w:r>
      </w:del>
      <w:del w:id="1220" w:author="muyaguari@yahoo.com" w:date="2021-05-28T22:09:00Z">
        <w:r w:rsidR="005C47CC" w:rsidRPr="005C47CC" w:rsidDel="00923E68">
          <w:rPr>
            <w:rFonts w:ascii="Times New Roman" w:eastAsia="Times New Roman" w:hAnsi="Times New Roman" w:cs="Times New Roman"/>
            <w:sz w:val="24"/>
            <w:szCs w:val="24"/>
          </w:rPr>
          <w:delText>-covid</w:delText>
        </w:r>
      </w:del>
      <w:del w:id="1221" w:author="muyaguari@yahoo.com" w:date="2021-05-28T22:22:00Z">
        <w:r w:rsidR="005C47CC" w:rsidRPr="005C47CC" w:rsidDel="00923E68">
          <w:rPr>
            <w:rFonts w:ascii="Times New Roman" w:eastAsia="Times New Roman" w:hAnsi="Times New Roman" w:cs="Times New Roman"/>
            <w:sz w:val="24"/>
            <w:szCs w:val="24"/>
          </w:rPr>
          <w:delText xml:space="preserve"> </w:delText>
        </w:r>
      </w:del>
      <w:del w:id="1222" w:author="muyaguari@yahoo.com" w:date="2021-05-28T22:09:00Z">
        <w:r w:rsidR="005C47CC" w:rsidRPr="005C47CC" w:rsidDel="00923E68">
          <w:rPr>
            <w:rFonts w:ascii="Times New Roman" w:eastAsia="Times New Roman" w:hAnsi="Times New Roman" w:cs="Times New Roman"/>
            <w:sz w:val="24"/>
            <w:szCs w:val="24"/>
          </w:rPr>
          <w:delText xml:space="preserve">19 </w:delText>
        </w:r>
      </w:del>
      <w:r w:rsidR="005C47CC" w:rsidRPr="005C47CC">
        <w:rPr>
          <w:rFonts w:ascii="Times New Roman" w:eastAsia="Times New Roman" w:hAnsi="Times New Roman" w:cs="Times New Roman"/>
          <w:sz w:val="24"/>
          <w:szCs w:val="24"/>
        </w:rPr>
        <w:t xml:space="preserve">economic reactivation </w:t>
      </w:r>
      <w:ins w:id="1223" w:author="muyaguari@yahoo.com" w:date="2021-05-28T22:23:00Z">
        <w:r w:rsidR="00923E68">
          <w:rPr>
            <w:rFonts w:ascii="Times New Roman" w:eastAsia="Times New Roman" w:hAnsi="Times New Roman" w:cs="Times New Roman"/>
            <w:sz w:val="24"/>
            <w:szCs w:val="24"/>
          </w:rPr>
          <w:t>post COVID-19 pandemic will rely on</w:t>
        </w:r>
      </w:ins>
      <w:ins w:id="1224" w:author="muyaguari@yahoo.com" w:date="2021-05-28T22:24:00Z">
        <w:r w:rsidR="00923E68">
          <w:rPr>
            <w:rFonts w:ascii="Times New Roman" w:eastAsia="Times New Roman" w:hAnsi="Times New Roman" w:cs="Times New Roman"/>
            <w:sz w:val="24"/>
            <w:szCs w:val="24"/>
          </w:rPr>
          <w:t xml:space="preserve"> the governmental vaccination program and agreements between Ecuador and the foreign counterparts</w:t>
        </w:r>
      </w:ins>
      <w:ins w:id="1225" w:author="muyaguari@yahoo.com" w:date="2021-05-28T22:25:00Z">
        <w:r w:rsidR="00923E68">
          <w:rPr>
            <w:rFonts w:ascii="Times New Roman" w:eastAsia="Times New Roman" w:hAnsi="Times New Roman" w:cs="Times New Roman"/>
            <w:sz w:val="24"/>
            <w:szCs w:val="24"/>
          </w:rPr>
          <w:t xml:space="preserve"> to expedite the acquisition of vaccines for the </w:t>
        </w:r>
      </w:ins>
      <w:ins w:id="1226" w:author="muyaguari@yahoo.com" w:date="2021-05-28T22:27:00Z">
        <w:r w:rsidR="0087726A">
          <w:rPr>
            <w:rFonts w:ascii="Times New Roman" w:eastAsia="Times New Roman" w:hAnsi="Times New Roman" w:cs="Times New Roman"/>
            <w:sz w:val="24"/>
            <w:szCs w:val="24"/>
          </w:rPr>
          <w:t xml:space="preserve">Ecuadorian </w:t>
        </w:r>
      </w:ins>
      <w:ins w:id="1227" w:author="muyaguari@yahoo.com" w:date="2021-05-28T22:25:00Z">
        <w:r w:rsidR="00923E68">
          <w:rPr>
            <w:rFonts w:ascii="Times New Roman" w:eastAsia="Times New Roman" w:hAnsi="Times New Roman" w:cs="Times New Roman"/>
            <w:sz w:val="24"/>
            <w:szCs w:val="24"/>
          </w:rPr>
          <w:t>population</w:t>
        </w:r>
      </w:ins>
      <w:ins w:id="1228" w:author="muyaguari@yahoo.com" w:date="2021-05-28T22:24:00Z">
        <w:r w:rsidR="00923E68">
          <w:rPr>
            <w:rFonts w:ascii="Times New Roman" w:eastAsia="Times New Roman" w:hAnsi="Times New Roman" w:cs="Times New Roman"/>
            <w:sz w:val="24"/>
            <w:szCs w:val="24"/>
          </w:rPr>
          <w:t xml:space="preserve">. </w:t>
        </w:r>
      </w:ins>
      <w:ins w:id="1229" w:author="muyaguari@yahoo.com" w:date="2021-05-28T22:25:00Z">
        <w:r w:rsidR="00923E68">
          <w:rPr>
            <w:rFonts w:ascii="Times New Roman" w:eastAsia="Times New Roman" w:hAnsi="Times New Roman" w:cs="Times New Roman"/>
            <w:sz w:val="24"/>
            <w:szCs w:val="24"/>
          </w:rPr>
          <w:t xml:space="preserve">Once a program is </w:t>
        </w:r>
      </w:ins>
      <w:ins w:id="1230" w:author="muyaguari@yahoo.com" w:date="2021-05-28T22:32:00Z">
        <w:r w:rsidR="0087726A">
          <w:rPr>
            <w:rFonts w:ascii="Times New Roman" w:eastAsia="Times New Roman" w:hAnsi="Times New Roman" w:cs="Times New Roman"/>
            <w:sz w:val="24"/>
            <w:szCs w:val="24"/>
          </w:rPr>
          <w:t xml:space="preserve">fully </w:t>
        </w:r>
      </w:ins>
      <w:ins w:id="1231" w:author="muyaguari@yahoo.com" w:date="2021-05-28T22:25:00Z">
        <w:r w:rsidR="00923E68">
          <w:rPr>
            <w:rFonts w:ascii="Times New Roman" w:eastAsia="Times New Roman" w:hAnsi="Times New Roman" w:cs="Times New Roman"/>
            <w:sz w:val="24"/>
            <w:szCs w:val="24"/>
          </w:rPr>
          <w:t xml:space="preserve">implemented </w:t>
        </w:r>
      </w:ins>
      <w:ins w:id="1232" w:author="muyaguari@yahoo.com" w:date="2021-05-28T22:28:00Z">
        <w:r w:rsidR="0087726A">
          <w:rPr>
            <w:rFonts w:ascii="Times New Roman" w:eastAsia="Times New Roman" w:hAnsi="Times New Roman" w:cs="Times New Roman"/>
            <w:sz w:val="24"/>
            <w:szCs w:val="24"/>
          </w:rPr>
          <w:t xml:space="preserve">and population </w:t>
        </w:r>
      </w:ins>
      <w:ins w:id="1233" w:author="muyaguari@yahoo.com" w:date="2021-05-28T22:31:00Z">
        <w:r w:rsidR="0087726A">
          <w:rPr>
            <w:rFonts w:ascii="Times New Roman" w:eastAsia="Times New Roman" w:hAnsi="Times New Roman" w:cs="Times New Roman"/>
            <w:sz w:val="24"/>
            <w:szCs w:val="24"/>
          </w:rPr>
          <w:t>achieves</w:t>
        </w:r>
      </w:ins>
      <w:ins w:id="1234" w:author="muyaguari@yahoo.com" w:date="2021-05-28T22:28:00Z">
        <w:r w:rsidR="0087726A">
          <w:rPr>
            <w:rFonts w:ascii="Times New Roman" w:eastAsia="Times New Roman" w:hAnsi="Times New Roman" w:cs="Times New Roman"/>
            <w:sz w:val="24"/>
            <w:szCs w:val="24"/>
          </w:rPr>
          <w:t xml:space="preserve"> herd immunity </w:t>
        </w:r>
      </w:ins>
      <w:ins w:id="1235" w:author="muyaguari@yahoo.com" w:date="2021-05-28T22:32:00Z">
        <w:r w:rsidR="0087726A">
          <w:rPr>
            <w:rFonts w:ascii="Times New Roman" w:eastAsia="Times New Roman" w:hAnsi="Times New Roman" w:cs="Times New Roman"/>
            <w:sz w:val="24"/>
            <w:szCs w:val="24"/>
          </w:rPr>
          <w:t>(</w:t>
        </w:r>
      </w:ins>
      <w:ins w:id="1236" w:author="muyaguari@yahoo.com" w:date="2021-05-28T22:29:00Z">
        <w:r w:rsidR="0087726A">
          <w:rPr>
            <w:rFonts w:ascii="Times New Roman" w:eastAsia="Times New Roman" w:hAnsi="Times New Roman" w:cs="Times New Roman"/>
            <w:sz w:val="24"/>
            <w:szCs w:val="24"/>
          </w:rPr>
          <w:t>as it</w:t>
        </w:r>
      </w:ins>
      <w:ins w:id="1237" w:author="muyaguari@yahoo.com" w:date="2021-05-28T22:28:00Z">
        <w:r w:rsidR="0087726A">
          <w:rPr>
            <w:rFonts w:ascii="Times New Roman" w:eastAsia="Times New Roman" w:hAnsi="Times New Roman" w:cs="Times New Roman"/>
            <w:sz w:val="24"/>
            <w:szCs w:val="24"/>
          </w:rPr>
          <w:t xml:space="preserve"> has occurred in developed countries</w:t>
        </w:r>
      </w:ins>
      <w:ins w:id="1238" w:author="muyaguari@yahoo.com" w:date="2021-05-28T22:32:00Z">
        <w:r w:rsidR="0087726A">
          <w:rPr>
            <w:rFonts w:ascii="Times New Roman" w:eastAsia="Times New Roman" w:hAnsi="Times New Roman" w:cs="Times New Roman"/>
            <w:sz w:val="24"/>
            <w:szCs w:val="24"/>
          </w:rPr>
          <w:t>)</w:t>
        </w:r>
      </w:ins>
      <w:ins w:id="1239" w:author="muyaguari@yahoo.com" w:date="2021-05-28T22:28:00Z">
        <w:r w:rsidR="0087726A">
          <w:rPr>
            <w:rFonts w:ascii="Times New Roman" w:eastAsia="Times New Roman" w:hAnsi="Times New Roman" w:cs="Times New Roman"/>
            <w:sz w:val="24"/>
            <w:szCs w:val="24"/>
          </w:rPr>
          <w:t xml:space="preserve">, </w:t>
        </w:r>
      </w:ins>
      <w:ins w:id="1240" w:author="muyaguari@yahoo.com" w:date="2021-05-29T09:16:00Z">
        <w:r w:rsidR="00881A25">
          <w:rPr>
            <w:rFonts w:ascii="Times New Roman" w:eastAsia="Times New Roman" w:hAnsi="Times New Roman" w:cs="Times New Roman"/>
            <w:sz w:val="24"/>
            <w:szCs w:val="24"/>
          </w:rPr>
          <w:t xml:space="preserve">restrictions can be lifted and </w:t>
        </w:r>
      </w:ins>
      <w:ins w:id="1241" w:author="muyaguari@yahoo.com" w:date="2021-05-28T22:29:00Z">
        <w:r w:rsidR="0087726A">
          <w:rPr>
            <w:rFonts w:ascii="Times New Roman" w:eastAsia="Times New Roman" w:hAnsi="Times New Roman" w:cs="Times New Roman"/>
            <w:sz w:val="24"/>
            <w:szCs w:val="24"/>
          </w:rPr>
          <w:t>activities such as tourism</w:t>
        </w:r>
      </w:ins>
      <w:del w:id="1242" w:author="muyaguari@yahoo.com" w:date="2021-05-28T22:29:00Z">
        <w:r w:rsidR="005C47CC" w:rsidRPr="005C47CC" w:rsidDel="0087726A">
          <w:rPr>
            <w:rFonts w:ascii="Times New Roman" w:eastAsia="Times New Roman" w:hAnsi="Times New Roman" w:cs="Times New Roman"/>
            <w:sz w:val="24"/>
            <w:szCs w:val="24"/>
          </w:rPr>
          <w:delText>that will be activated especially related to tourist activities</w:delText>
        </w:r>
      </w:del>
      <w:ins w:id="1243" w:author="muyaguari@yahoo.com" w:date="2021-05-28T22:30:00Z">
        <w:r w:rsidR="0087726A">
          <w:rPr>
            <w:rFonts w:ascii="Times New Roman" w:eastAsia="Times New Roman" w:hAnsi="Times New Roman" w:cs="Times New Roman"/>
            <w:sz w:val="24"/>
            <w:szCs w:val="24"/>
          </w:rPr>
          <w:t xml:space="preserve"> and industries such as </w:t>
        </w:r>
      </w:ins>
      <w:del w:id="1244" w:author="muyaguari@yahoo.com" w:date="2021-05-28T22:30:00Z">
        <w:r w:rsidR="005C47CC" w:rsidRPr="005C47CC" w:rsidDel="0087726A">
          <w:rPr>
            <w:rFonts w:ascii="Times New Roman" w:eastAsia="Times New Roman" w:hAnsi="Times New Roman" w:cs="Times New Roman"/>
            <w:sz w:val="24"/>
            <w:szCs w:val="24"/>
          </w:rPr>
          <w:delText xml:space="preserve">, </w:delText>
        </w:r>
      </w:del>
      <w:r w:rsidR="005C47CC" w:rsidRPr="005C47CC">
        <w:rPr>
          <w:rFonts w:ascii="Times New Roman" w:eastAsia="Times New Roman" w:hAnsi="Times New Roman" w:cs="Times New Roman"/>
          <w:sz w:val="24"/>
          <w:szCs w:val="24"/>
        </w:rPr>
        <w:t xml:space="preserve">aquaculture, mariculture and agriculture </w:t>
      </w:r>
      <w:del w:id="1245" w:author="muyaguari@yahoo.com" w:date="2021-05-28T22:30:00Z">
        <w:r w:rsidR="005C47CC" w:rsidRPr="005C47CC" w:rsidDel="0087726A">
          <w:rPr>
            <w:rFonts w:ascii="Times New Roman" w:eastAsia="Times New Roman" w:hAnsi="Times New Roman" w:cs="Times New Roman"/>
            <w:sz w:val="24"/>
            <w:szCs w:val="24"/>
          </w:rPr>
          <w:delText>associated with the coastal marine zone of the coast of Ecuador</w:delText>
        </w:r>
      </w:del>
      <w:ins w:id="1246" w:author="muyaguari@yahoo.com" w:date="2021-05-28T22:30:00Z">
        <w:r w:rsidR="0087726A">
          <w:rPr>
            <w:rFonts w:ascii="Times New Roman" w:eastAsia="Times New Roman" w:hAnsi="Times New Roman" w:cs="Times New Roman"/>
            <w:sz w:val="24"/>
            <w:szCs w:val="24"/>
          </w:rPr>
          <w:t>will</w:t>
        </w:r>
      </w:ins>
      <w:ins w:id="1247" w:author="muyaguari@yahoo.com" w:date="2021-05-28T22:31:00Z">
        <w:r w:rsidR="0087726A">
          <w:rPr>
            <w:rFonts w:ascii="Times New Roman" w:eastAsia="Times New Roman" w:hAnsi="Times New Roman" w:cs="Times New Roman"/>
            <w:sz w:val="24"/>
            <w:szCs w:val="24"/>
          </w:rPr>
          <w:t xml:space="preserve"> </w:t>
        </w:r>
      </w:ins>
      <w:ins w:id="1248" w:author="muyaguari@yahoo.com" w:date="2021-05-28T22:33:00Z">
        <w:r w:rsidR="0087726A">
          <w:rPr>
            <w:rFonts w:ascii="Times New Roman" w:eastAsia="Times New Roman" w:hAnsi="Times New Roman" w:cs="Times New Roman"/>
            <w:sz w:val="24"/>
            <w:szCs w:val="24"/>
          </w:rPr>
          <w:t xml:space="preserve">help to </w:t>
        </w:r>
      </w:ins>
      <w:ins w:id="1249" w:author="muyaguari@yahoo.com" w:date="2021-05-28T22:31:00Z">
        <w:r w:rsidR="0087726A">
          <w:rPr>
            <w:rFonts w:ascii="Times New Roman" w:eastAsia="Times New Roman" w:hAnsi="Times New Roman" w:cs="Times New Roman"/>
            <w:sz w:val="24"/>
            <w:szCs w:val="24"/>
          </w:rPr>
          <w:t xml:space="preserve">bounce back </w:t>
        </w:r>
      </w:ins>
      <w:ins w:id="1250" w:author="muyaguari@yahoo.com" w:date="2021-05-28T22:33:00Z">
        <w:r w:rsidR="0087726A">
          <w:rPr>
            <w:rFonts w:ascii="Times New Roman" w:eastAsia="Times New Roman" w:hAnsi="Times New Roman" w:cs="Times New Roman"/>
            <w:sz w:val="24"/>
            <w:szCs w:val="24"/>
          </w:rPr>
          <w:t>Ecuadorian economy</w:t>
        </w:r>
      </w:ins>
      <w:r w:rsidR="005C47CC" w:rsidRPr="005C47CC">
        <w:rPr>
          <w:rFonts w:ascii="Times New Roman" w:eastAsia="Times New Roman" w:hAnsi="Times New Roman" w:cs="Times New Roman"/>
          <w:sz w:val="24"/>
          <w:szCs w:val="24"/>
        </w:rPr>
        <w:t>.</w:t>
      </w:r>
    </w:p>
    <w:p w14:paraId="39A04107" w14:textId="77777777" w:rsidR="00112861" w:rsidRDefault="00112861">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000000FF" w14:textId="77777777" w:rsidR="00E85944" w:rsidRDefault="00E85944">
      <w:pPr>
        <w:pBdr>
          <w:top w:val="nil"/>
          <w:left w:val="nil"/>
          <w:bottom w:val="nil"/>
          <w:right w:val="nil"/>
          <w:between w:val="nil"/>
        </w:pBdr>
        <w:spacing w:line="240" w:lineRule="auto"/>
        <w:rPr>
          <w:rFonts w:ascii="Times New Roman" w:eastAsia="Times New Roman" w:hAnsi="Times New Roman" w:cs="Times New Roman"/>
          <w:sz w:val="24"/>
          <w:szCs w:val="24"/>
        </w:rPr>
      </w:pPr>
    </w:p>
    <w:p w14:paraId="00000100" w14:textId="77777777" w:rsidR="00E85944" w:rsidRDefault="00716926">
      <w:pPr>
        <w:pBdr>
          <w:top w:val="nil"/>
          <w:left w:val="nil"/>
          <w:bottom w:val="nil"/>
          <w:right w:val="nil"/>
          <w:between w:val="nil"/>
        </w:pBd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Acknowledgements</w:t>
      </w:r>
    </w:p>
    <w:p w14:paraId="00000101" w14:textId="2529A646" w:rsidR="00E85944" w:rsidRDefault="00716926">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The authors thank Bertha Carpio from </w:t>
      </w:r>
      <w:proofErr w:type="spellStart"/>
      <w:r>
        <w:rPr>
          <w:rFonts w:ascii="Times New Roman" w:eastAsia="Times New Roman" w:hAnsi="Times New Roman" w:cs="Times New Roman"/>
          <w:sz w:val="24"/>
          <w:szCs w:val="24"/>
        </w:rPr>
        <w:t>Prefectura</w:t>
      </w:r>
      <w:proofErr w:type="spellEnd"/>
      <w:r>
        <w:rPr>
          <w:rFonts w:ascii="Times New Roman" w:eastAsia="Times New Roman" w:hAnsi="Times New Roman" w:cs="Times New Roman"/>
          <w:sz w:val="24"/>
          <w:szCs w:val="24"/>
        </w:rPr>
        <w:t xml:space="preserve"> de Santa Elena for help with the fundraising for the sampling development in Santa Elena in 2020. Supplemental support was provided by the Secretary of Higher Education Science, Technology and Innovation from Ecuador (SENESCYT) and La Deutsche Gesellschaft </w:t>
      </w:r>
      <w:proofErr w:type="spellStart"/>
      <w:r>
        <w:rPr>
          <w:rFonts w:ascii="Times New Roman" w:eastAsia="Times New Roman" w:hAnsi="Times New Roman" w:cs="Times New Roman"/>
          <w:sz w:val="24"/>
          <w:szCs w:val="24"/>
        </w:rPr>
        <w:t>für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Internationale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Zusammenarbeit</w:t>
      </w:r>
      <w:proofErr w:type="spellEnd"/>
      <w:r>
        <w:rPr>
          <w:rFonts w:ascii="Times New Roman" w:eastAsia="Times New Roman" w:hAnsi="Times New Roman" w:cs="Times New Roman"/>
          <w:sz w:val="24"/>
          <w:szCs w:val="24"/>
        </w:rPr>
        <w:t xml:space="preserve"> (GIZ) DC program Sustainable Intermediate Cities in Ecuador. Component 3 "Strengthening of the Academy and Applied Research Institutes" grant No. 14.2160.1-001.00. We thank Ely Soares and </w:t>
      </w:r>
      <w:proofErr w:type="spellStart"/>
      <w:r>
        <w:rPr>
          <w:rFonts w:ascii="Times New Roman" w:eastAsia="Times New Roman" w:hAnsi="Times New Roman" w:cs="Times New Roman"/>
          <w:sz w:val="24"/>
          <w:szCs w:val="24"/>
        </w:rPr>
        <w:t>Philipo</w:t>
      </w:r>
      <w:proofErr w:type="spellEnd"/>
      <w:r>
        <w:rPr>
          <w:rFonts w:ascii="Times New Roman" w:eastAsia="Times New Roman" w:hAnsi="Times New Roman" w:cs="Times New Roman"/>
          <w:sz w:val="24"/>
          <w:szCs w:val="24"/>
        </w:rPr>
        <w:t xml:space="preserve"> Franco </w:t>
      </w:r>
      <w:del w:id="1251" w:author="muyaguari@yahoo.com" w:date="2021-05-28T20:00:00Z">
        <w:r w:rsidDel="00E837A1">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from the </w:t>
      </w:r>
      <w:del w:id="1252" w:author="muyaguari@yahoo.com" w:date="2021-05-28T20:00:00Z">
        <w:r w:rsidDel="00E837A1">
          <w:rPr>
            <w:rFonts w:ascii="Times New Roman" w:eastAsia="Times New Roman" w:hAnsi="Times New Roman" w:cs="Times New Roman"/>
            <w:sz w:val="24"/>
            <w:szCs w:val="24"/>
          </w:rPr>
          <w:delText xml:space="preserve">Municipe </w:delText>
        </w:r>
      </w:del>
      <w:ins w:id="1253" w:author="muyaguari@yahoo.com" w:date="2021-05-28T20:00:00Z">
        <w:r w:rsidR="00E837A1">
          <w:rPr>
            <w:rFonts w:ascii="Times New Roman" w:eastAsia="Times New Roman" w:hAnsi="Times New Roman" w:cs="Times New Roman"/>
            <w:sz w:val="24"/>
            <w:szCs w:val="24"/>
          </w:rPr>
          <w:t xml:space="preserve">City of </w:t>
        </w:r>
      </w:ins>
      <w:del w:id="1254" w:author="muyaguari@yahoo.com" w:date="2021-05-28T20:00:00Z">
        <w:r w:rsidDel="00E837A1">
          <w:rPr>
            <w:rFonts w:ascii="Times New Roman" w:eastAsia="Times New Roman" w:hAnsi="Times New Roman" w:cs="Times New Roman"/>
            <w:sz w:val="24"/>
            <w:szCs w:val="24"/>
          </w:rPr>
          <w:delText xml:space="preserve">from </w:delText>
        </w:r>
      </w:del>
      <w:r>
        <w:rPr>
          <w:rFonts w:ascii="Times New Roman" w:eastAsia="Times New Roman" w:hAnsi="Times New Roman" w:cs="Times New Roman"/>
          <w:sz w:val="24"/>
          <w:szCs w:val="24"/>
        </w:rPr>
        <w:t xml:space="preserve">Playas (GAD Playas) for </w:t>
      </w:r>
      <w:del w:id="1255" w:author="muyaguari@yahoo.com" w:date="2021-05-28T20:00:00Z">
        <w:r w:rsidDel="00E837A1">
          <w:rPr>
            <w:rFonts w:ascii="Times New Roman" w:eastAsia="Times New Roman" w:hAnsi="Times New Roman" w:cs="Times New Roman"/>
            <w:sz w:val="24"/>
            <w:szCs w:val="24"/>
          </w:rPr>
          <w:delText xml:space="preserve">provision of </w:delText>
        </w:r>
      </w:del>
      <w:r>
        <w:rPr>
          <w:rFonts w:ascii="Times New Roman" w:eastAsia="Times New Roman" w:hAnsi="Times New Roman" w:cs="Times New Roman"/>
          <w:sz w:val="24"/>
          <w:szCs w:val="24"/>
        </w:rPr>
        <w:t xml:space="preserve">logistics and transportation </w:t>
      </w:r>
      <w:ins w:id="1256" w:author="muyaguari@yahoo.com" w:date="2021-05-28T20:00:00Z">
        <w:r w:rsidR="00E837A1">
          <w:rPr>
            <w:rFonts w:ascii="Times New Roman" w:eastAsia="Times New Roman" w:hAnsi="Times New Roman" w:cs="Times New Roman"/>
            <w:sz w:val="24"/>
            <w:szCs w:val="24"/>
          </w:rPr>
          <w:t xml:space="preserve">during </w:t>
        </w:r>
      </w:ins>
      <w:del w:id="1257" w:author="muyaguari@yahoo.com" w:date="2021-05-28T20:00:00Z">
        <w:r w:rsidDel="00E837A1">
          <w:rPr>
            <w:rFonts w:ascii="Times New Roman" w:eastAsia="Times New Roman" w:hAnsi="Times New Roman" w:cs="Times New Roman"/>
            <w:sz w:val="24"/>
            <w:szCs w:val="24"/>
          </w:rPr>
          <w:delText>of researchers to Playas in time of a covid 19</w:delText>
        </w:r>
      </w:del>
      <w:ins w:id="1258" w:author="muyaguari@yahoo.com" w:date="2021-05-28T20:00:00Z">
        <w:r w:rsidR="00E837A1">
          <w:rPr>
            <w:rFonts w:ascii="Times New Roman" w:eastAsia="Times New Roman" w:hAnsi="Times New Roman" w:cs="Times New Roman"/>
            <w:sz w:val="24"/>
            <w:szCs w:val="24"/>
          </w:rPr>
          <w:t>the COVID-19</w:t>
        </w:r>
      </w:ins>
      <w:r>
        <w:rPr>
          <w:rFonts w:ascii="Times New Roman" w:eastAsia="Times New Roman" w:hAnsi="Times New Roman" w:cs="Times New Roman"/>
          <w:sz w:val="24"/>
          <w:szCs w:val="24"/>
        </w:rPr>
        <w:t xml:space="preserve"> pandemic.  </w:t>
      </w:r>
      <w:ins w:id="1259" w:author="muyaguari@yahoo.com" w:date="2021-05-28T20:01:00Z">
        <w:r w:rsidR="00E837A1">
          <w:rPr>
            <w:rFonts w:ascii="Times New Roman" w:eastAsia="Times New Roman" w:hAnsi="Times New Roman" w:cs="Times New Roman"/>
            <w:sz w:val="24"/>
            <w:szCs w:val="24"/>
          </w:rPr>
          <w:t xml:space="preserve">We acknowledge the </w:t>
        </w:r>
      </w:ins>
      <w:ins w:id="1260" w:author="muyaguari@yahoo.com" w:date="2021-05-28T20:05:00Z">
        <w:r w:rsidR="00647C04">
          <w:rPr>
            <w:rFonts w:ascii="Times New Roman" w:eastAsia="Times New Roman" w:hAnsi="Times New Roman" w:cs="Times New Roman"/>
            <w:sz w:val="24"/>
            <w:szCs w:val="24"/>
          </w:rPr>
          <w:t xml:space="preserve">Ecuadorian Ministry of the </w:t>
        </w:r>
      </w:ins>
      <w:r>
        <w:rPr>
          <w:rFonts w:ascii="Times New Roman" w:eastAsia="Times New Roman" w:hAnsi="Times New Roman" w:cs="Times New Roman"/>
          <w:sz w:val="24"/>
          <w:szCs w:val="24"/>
        </w:rPr>
        <w:t xml:space="preserve">Environment </w:t>
      </w:r>
      <w:ins w:id="1261" w:author="muyaguari@yahoo.com" w:date="2021-05-28T20:01:00Z">
        <w:r w:rsidR="00E837A1">
          <w:rPr>
            <w:rFonts w:ascii="Times New Roman" w:eastAsia="Times New Roman" w:hAnsi="Times New Roman" w:cs="Times New Roman"/>
            <w:sz w:val="24"/>
            <w:szCs w:val="24"/>
          </w:rPr>
          <w:t>and</w:t>
        </w:r>
      </w:ins>
      <w:del w:id="1262" w:author="muyaguari@yahoo.com" w:date="2021-05-28T20:01:00Z">
        <w:r w:rsidDel="00E837A1">
          <w:rPr>
            <w:rFonts w:ascii="Times New Roman" w:eastAsia="Times New Roman" w:hAnsi="Times New Roman" w:cs="Times New Roman"/>
            <w:sz w:val="24"/>
            <w:szCs w:val="24"/>
          </w:rPr>
          <w:delText>&amp;</w:delText>
        </w:r>
      </w:del>
      <w:r>
        <w:rPr>
          <w:rFonts w:ascii="Times New Roman" w:eastAsia="Times New Roman" w:hAnsi="Times New Roman" w:cs="Times New Roman"/>
          <w:sz w:val="24"/>
          <w:szCs w:val="24"/>
        </w:rPr>
        <w:t xml:space="preserve"> Water </w:t>
      </w:r>
      <w:del w:id="1263" w:author="muyaguari@yahoo.com" w:date="2021-05-28T20:05:00Z">
        <w:r w:rsidDel="00647C04">
          <w:rPr>
            <w:rFonts w:ascii="Times New Roman" w:eastAsia="Times New Roman" w:hAnsi="Times New Roman" w:cs="Times New Roman"/>
            <w:sz w:val="24"/>
            <w:szCs w:val="24"/>
          </w:rPr>
          <w:delText xml:space="preserve">Ministry </w:delText>
        </w:r>
      </w:del>
      <w:r>
        <w:rPr>
          <w:rFonts w:ascii="Times New Roman" w:eastAsia="Times New Roman" w:hAnsi="Times New Roman" w:cs="Times New Roman"/>
          <w:sz w:val="24"/>
          <w:szCs w:val="24"/>
        </w:rPr>
        <w:t>(MAAE</w:t>
      </w:r>
      <w:ins w:id="1264" w:author="muyaguari@yahoo.com" w:date="2021-05-28T20:06:00Z">
        <w:r w:rsidR="00647C04">
          <w:rPr>
            <w:rFonts w:ascii="Times New Roman" w:eastAsia="Times New Roman" w:hAnsi="Times New Roman" w:cs="Times New Roman"/>
            <w:sz w:val="24"/>
            <w:szCs w:val="24"/>
          </w:rPr>
          <w:t xml:space="preserve"> in Spanish</w:t>
        </w:r>
      </w:ins>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for  the</w:t>
      </w:r>
      <w:proofErr w:type="gramEnd"/>
      <w:r>
        <w:rPr>
          <w:rFonts w:ascii="Times New Roman" w:eastAsia="Times New Roman" w:hAnsi="Times New Roman" w:cs="Times New Roman"/>
          <w:sz w:val="24"/>
          <w:szCs w:val="24"/>
        </w:rPr>
        <w:t xml:space="preserve"> </w:t>
      </w:r>
      <w:del w:id="1265" w:author="muyaguari@yahoo.com" w:date="2021-05-28T20:01:00Z">
        <w:r w:rsidDel="00E837A1">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authorization to carry out research in Protected Areas:</w:t>
      </w:r>
      <w:ins w:id="1266" w:author="muyaguari@yahoo.com" w:date="2021-05-28T20:05:00Z">
        <w:r w:rsidR="00647C04">
          <w:rPr>
            <w:rFonts w:ascii="Times New Roman" w:eastAsia="Times New Roman" w:hAnsi="Times New Roman" w:cs="Times New Roman"/>
            <w:sz w:val="24"/>
            <w:szCs w:val="24"/>
          </w:rPr>
          <w:t xml:space="preserve"> </w:t>
        </w:r>
      </w:ins>
      <w:proofErr w:type="spellStart"/>
      <w:r>
        <w:rPr>
          <w:rFonts w:ascii="Times New Roman" w:eastAsia="Times New Roman" w:hAnsi="Times New Roman" w:cs="Times New Roman"/>
          <w:sz w:val="24"/>
          <w:szCs w:val="24"/>
        </w:rPr>
        <w:t>Área</w:t>
      </w:r>
      <w:proofErr w:type="spellEnd"/>
      <w:r>
        <w:rPr>
          <w:rFonts w:ascii="Times New Roman" w:eastAsia="Times New Roman" w:hAnsi="Times New Roman" w:cs="Times New Roman"/>
          <w:sz w:val="24"/>
          <w:szCs w:val="24"/>
        </w:rPr>
        <w:t xml:space="preserve"> Nacional de </w:t>
      </w:r>
      <w:proofErr w:type="spellStart"/>
      <w:r>
        <w:rPr>
          <w:rFonts w:ascii="Times New Roman" w:eastAsia="Times New Roman" w:hAnsi="Times New Roman" w:cs="Times New Roman"/>
          <w:sz w:val="24"/>
          <w:szCs w:val="24"/>
        </w:rPr>
        <w:t>Recreación</w:t>
      </w:r>
      <w:proofErr w:type="spellEnd"/>
      <w:r>
        <w:rPr>
          <w:rFonts w:ascii="Times New Roman" w:eastAsia="Times New Roman" w:hAnsi="Times New Roman" w:cs="Times New Roman"/>
          <w:sz w:val="24"/>
          <w:szCs w:val="24"/>
        </w:rPr>
        <w:t xml:space="preserve"> Playas </w:t>
      </w:r>
      <w:proofErr w:type="spellStart"/>
      <w:r>
        <w:rPr>
          <w:rFonts w:ascii="Times New Roman" w:eastAsia="Times New Roman" w:hAnsi="Times New Roman" w:cs="Times New Roman"/>
          <w:sz w:val="24"/>
          <w:szCs w:val="24"/>
        </w:rPr>
        <w:t>Villamil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Reserva</w:t>
      </w:r>
      <w:proofErr w:type="spellEnd"/>
      <w:r>
        <w:rPr>
          <w:rFonts w:ascii="Times New Roman" w:eastAsia="Times New Roman" w:hAnsi="Times New Roman" w:cs="Times New Roman"/>
          <w:sz w:val="24"/>
          <w:szCs w:val="24"/>
        </w:rPr>
        <w:t xml:space="preserve"> de </w:t>
      </w:r>
      <w:proofErr w:type="spellStart"/>
      <w:r>
        <w:rPr>
          <w:rFonts w:ascii="Times New Roman" w:eastAsia="Times New Roman" w:hAnsi="Times New Roman" w:cs="Times New Roman"/>
          <w:sz w:val="24"/>
          <w:szCs w:val="24"/>
        </w:rPr>
        <w:t>Producción</w:t>
      </w:r>
      <w:proofErr w:type="spellEnd"/>
      <w:r>
        <w:rPr>
          <w:rFonts w:ascii="Times New Roman" w:eastAsia="Times New Roman" w:hAnsi="Times New Roman" w:cs="Times New Roman"/>
          <w:sz w:val="24"/>
          <w:szCs w:val="24"/>
        </w:rPr>
        <w:t xml:space="preserve"> de Fauna Marino </w:t>
      </w:r>
      <w:proofErr w:type="spellStart"/>
      <w:r>
        <w:rPr>
          <w:rFonts w:ascii="Times New Roman" w:eastAsia="Times New Roman" w:hAnsi="Times New Roman" w:cs="Times New Roman"/>
          <w:sz w:val="24"/>
          <w:szCs w:val="24"/>
        </w:rPr>
        <w:t>Costera</w:t>
      </w:r>
      <w:proofErr w:type="spellEnd"/>
      <w:r>
        <w:rPr>
          <w:rFonts w:ascii="Times New Roman" w:eastAsia="Times New Roman" w:hAnsi="Times New Roman" w:cs="Times New Roman"/>
          <w:sz w:val="24"/>
          <w:szCs w:val="24"/>
        </w:rPr>
        <w:t xml:space="preserve"> Puntilla de Santa Elena and  </w:t>
      </w:r>
      <w:proofErr w:type="spellStart"/>
      <w:r>
        <w:rPr>
          <w:rFonts w:ascii="Times New Roman" w:eastAsia="Times New Roman" w:hAnsi="Times New Roman" w:cs="Times New Roman"/>
          <w:sz w:val="24"/>
          <w:szCs w:val="24"/>
        </w:rPr>
        <w:t>Reserva</w:t>
      </w:r>
      <w:proofErr w:type="spellEnd"/>
      <w:r>
        <w:rPr>
          <w:rFonts w:ascii="Times New Roman" w:eastAsia="Times New Roman" w:hAnsi="Times New Roman" w:cs="Times New Roman"/>
          <w:sz w:val="24"/>
          <w:szCs w:val="24"/>
        </w:rPr>
        <w:t xml:space="preserve"> Marina El </w:t>
      </w:r>
      <w:proofErr w:type="spellStart"/>
      <w:r>
        <w:rPr>
          <w:rFonts w:ascii="Times New Roman" w:eastAsia="Times New Roman" w:hAnsi="Times New Roman" w:cs="Times New Roman"/>
          <w:sz w:val="24"/>
          <w:szCs w:val="24"/>
        </w:rPr>
        <w:t>Pelado</w:t>
      </w:r>
      <w:proofErr w:type="spellEnd"/>
      <w:ins w:id="1267" w:author="muyaguari@yahoo.com" w:date="2021-05-28T20:05:00Z">
        <w:r w:rsidR="00647C04">
          <w:rPr>
            <w:rFonts w:ascii="Times New Roman" w:eastAsia="Times New Roman" w:hAnsi="Times New Roman" w:cs="Times New Roman"/>
            <w:sz w:val="24"/>
            <w:szCs w:val="24"/>
          </w:rPr>
          <w:t xml:space="preserve">. We thank </w:t>
        </w:r>
      </w:ins>
      <w:del w:id="1268" w:author="muyaguari@yahoo.com" w:date="2021-05-28T20:05:00Z">
        <w:r w:rsidDel="00647C04">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Fanny Condo and María </w:t>
      </w:r>
      <w:proofErr w:type="spellStart"/>
      <w:r>
        <w:rPr>
          <w:rFonts w:ascii="Times New Roman" w:eastAsia="Times New Roman" w:hAnsi="Times New Roman" w:cs="Times New Roman"/>
          <w:sz w:val="24"/>
          <w:szCs w:val="24"/>
        </w:rPr>
        <w:t>Belén</w:t>
      </w:r>
      <w:proofErr w:type="spellEnd"/>
      <w:r>
        <w:rPr>
          <w:rFonts w:ascii="Times New Roman" w:eastAsia="Times New Roman" w:hAnsi="Times New Roman" w:cs="Times New Roman"/>
          <w:sz w:val="24"/>
          <w:szCs w:val="24"/>
        </w:rPr>
        <w:t xml:space="preserve"> Delgado from </w:t>
      </w:r>
      <w:ins w:id="1269" w:author="muyaguari@yahoo.com" w:date="2021-05-28T20:05:00Z">
        <w:r w:rsidR="00647C04">
          <w:rPr>
            <w:rFonts w:ascii="Times New Roman" w:eastAsia="Times New Roman" w:hAnsi="Times New Roman" w:cs="Times New Roman"/>
            <w:sz w:val="24"/>
            <w:szCs w:val="24"/>
          </w:rPr>
          <w:t xml:space="preserve">the Ecuadorian </w:t>
        </w:r>
      </w:ins>
      <w:ins w:id="1270" w:author="muyaguari@yahoo.com" w:date="2021-05-28T20:06:00Z">
        <w:r w:rsidR="00647C04">
          <w:rPr>
            <w:rFonts w:ascii="Times New Roman" w:eastAsia="Times New Roman" w:hAnsi="Times New Roman" w:cs="Times New Roman"/>
            <w:sz w:val="24"/>
            <w:szCs w:val="24"/>
          </w:rPr>
          <w:t xml:space="preserve">Ministry of </w:t>
        </w:r>
      </w:ins>
      <w:r>
        <w:rPr>
          <w:rFonts w:ascii="Times New Roman" w:eastAsia="Times New Roman" w:hAnsi="Times New Roman" w:cs="Times New Roman"/>
          <w:sz w:val="24"/>
          <w:szCs w:val="24"/>
        </w:rPr>
        <w:t xml:space="preserve">Tourism </w:t>
      </w:r>
      <w:del w:id="1271" w:author="muyaguari@yahoo.com" w:date="2021-05-28T20:05:00Z">
        <w:r w:rsidDel="00647C04">
          <w:rPr>
            <w:rFonts w:ascii="Times New Roman" w:eastAsia="Times New Roman" w:hAnsi="Times New Roman" w:cs="Times New Roman"/>
            <w:sz w:val="24"/>
            <w:szCs w:val="24"/>
          </w:rPr>
          <w:delText xml:space="preserve">Ministry </w:delText>
        </w:r>
      </w:del>
      <w:r>
        <w:rPr>
          <w:rFonts w:ascii="Times New Roman" w:eastAsia="Times New Roman" w:hAnsi="Times New Roman" w:cs="Times New Roman"/>
          <w:sz w:val="24"/>
          <w:szCs w:val="24"/>
        </w:rPr>
        <w:t>(MINTUR</w:t>
      </w:r>
      <w:ins w:id="1272" w:author="muyaguari@yahoo.com" w:date="2021-05-28T20:06:00Z">
        <w:r w:rsidR="00647C04">
          <w:rPr>
            <w:rFonts w:ascii="Times New Roman" w:eastAsia="Times New Roman" w:hAnsi="Times New Roman" w:cs="Times New Roman"/>
            <w:sz w:val="24"/>
            <w:szCs w:val="24"/>
          </w:rPr>
          <w:t xml:space="preserve"> in Spanish</w:t>
        </w:r>
      </w:ins>
      <w:r>
        <w:rPr>
          <w:rFonts w:ascii="Times New Roman" w:eastAsia="Times New Roman" w:hAnsi="Times New Roman" w:cs="Times New Roman"/>
          <w:sz w:val="24"/>
          <w:szCs w:val="24"/>
        </w:rPr>
        <w:t xml:space="preserve">) for promoting and logistically supporting the realization of this research. We also thank </w:t>
      </w:r>
      <w:proofErr w:type="spellStart"/>
      <w:r>
        <w:rPr>
          <w:rFonts w:ascii="Times New Roman" w:eastAsia="Times New Roman" w:hAnsi="Times New Roman" w:cs="Times New Roman"/>
          <w:color w:val="000000"/>
          <w:sz w:val="24"/>
          <w:szCs w:val="24"/>
        </w:rPr>
        <w:t>Doménica</w:t>
      </w:r>
      <w:proofErr w:type="spellEnd"/>
      <w:r>
        <w:rPr>
          <w:rFonts w:ascii="Times New Roman" w:eastAsia="Times New Roman" w:hAnsi="Times New Roman" w:cs="Times New Roman"/>
          <w:color w:val="000000"/>
          <w:sz w:val="24"/>
          <w:szCs w:val="24"/>
        </w:rPr>
        <w:t xml:space="preserve"> de Mora and Maritza Olmedo from the National Reference Centre for Influenza and other Respiratory Viruses confirming SARS-CoV-2 results. A special thanks to Carlos Muñoz, </w:t>
      </w:r>
      <w:ins w:id="1273" w:author="muyaguari@yahoo.com" w:date="2021-05-28T20:06:00Z">
        <w:r w:rsidR="00647C04">
          <w:rPr>
            <w:rFonts w:ascii="Times New Roman" w:eastAsia="Times New Roman" w:hAnsi="Times New Roman" w:cs="Times New Roman"/>
            <w:color w:val="000000"/>
            <w:sz w:val="24"/>
            <w:szCs w:val="24"/>
          </w:rPr>
          <w:t>D</w:t>
        </w:r>
      </w:ins>
      <w:del w:id="1274" w:author="muyaguari@yahoo.com" w:date="2021-05-28T20:06:00Z">
        <w:r w:rsidDel="00647C04">
          <w:rPr>
            <w:rFonts w:ascii="Times New Roman" w:eastAsia="Times New Roman" w:hAnsi="Times New Roman" w:cs="Times New Roman"/>
            <w:color w:val="000000"/>
            <w:sz w:val="24"/>
            <w:szCs w:val="24"/>
          </w:rPr>
          <w:delText>d</w:delText>
        </w:r>
      </w:del>
      <w:r>
        <w:rPr>
          <w:rFonts w:ascii="Times New Roman" w:eastAsia="Times New Roman" w:hAnsi="Times New Roman" w:cs="Times New Roman"/>
          <w:color w:val="000000"/>
          <w:sz w:val="24"/>
          <w:szCs w:val="24"/>
        </w:rPr>
        <w:t xml:space="preserve">ean of the Faculty of Chemical Engineering of the University of Guayaquil, who unconditionally supported all the researchers of the </w:t>
      </w:r>
      <w:proofErr w:type="spellStart"/>
      <w:r>
        <w:rPr>
          <w:rFonts w:ascii="Times New Roman" w:eastAsia="Times New Roman" w:hAnsi="Times New Roman" w:cs="Times New Roman"/>
          <w:color w:val="000000"/>
          <w:sz w:val="24"/>
          <w:szCs w:val="24"/>
        </w:rPr>
        <w:t>Ambiente</w:t>
      </w:r>
      <w:proofErr w:type="spellEnd"/>
      <w:r>
        <w:rPr>
          <w:rFonts w:ascii="Times New Roman" w:eastAsia="Times New Roman" w:hAnsi="Times New Roman" w:cs="Times New Roman"/>
          <w:color w:val="000000"/>
          <w:sz w:val="24"/>
          <w:szCs w:val="24"/>
        </w:rPr>
        <w:t xml:space="preserve"> Sociedad </w:t>
      </w:r>
      <w:ins w:id="1275" w:author="muyaguari@yahoo.com" w:date="2021-05-28T20:06:00Z">
        <w:r w:rsidR="00647C04">
          <w:rPr>
            <w:rFonts w:ascii="Times New Roman" w:eastAsia="Times New Roman" w:hAnsi="Times New Roman" w:cs="Times New Roman"/>
            <w:color w:val="000000"/>
            <w:sz w:val="24"/>
            <w:szCs w:val="24"/>
          </w:rPr>
          <w:t>and</w:t>
        </w:r>
      </w:ins>
      <w:del w:id="1276" w:author="muyaguari@yahoo.com" w:date="2021-05-28T20:06:00Z">
        <w:r w:rsidDel="00647C04">
          <w:rPr>
            <w:rFonts w:ascii="Times New Roman" w:eastAsia="Times New Roman" w:hAnsi="Times New Roman" w:cs="Times New Roman"/>
            <w:color w:val="000000"/>
            <w:sz w:val="24"/>
            <w:szCs w:val="24"/>
          </w:rPr>
          <w:delText>&amp;</w:delText>
        </w:r>
      </w:del>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Empresa</w:t>
      </w:r>
      <w:proofErr w:type="spellEnd"/>
      <w:r>
        <w:rPr>
          <w:rFonts w:ascii="Times New Roman" w:eastAsia="Times New Roman" w:hAnsi="Times New Roman" w:cs="Times New Roman"/>
          <w:color w:val="000000"/>
          <w:sz w:val="24"/>
          <w:szCs w:val="24"/>
        </w:rPr>
        <w:t xml:space="preserve"> (ASE) group for the development of this research and all the members of the Inter-</w:t>
      </w:r>
      <w:r>
        <w:rPr>
          <w:rFonts w:ascii="Times New Roman" w:eastAsia="Times New Roman" w:hAnsi="Times New Roman" w:cs="Times New Roman"/>
          <w:color w:val="000000"/>
          <w:sz w:val="24"/>
          <w:szCs w:val="24"/>
        </w:rPr>
        <w:lastRenderedPageBreak/>
        <w:t>Institutional Network for the Study of Aquatic Ecosystems of Ecuador (RIEAE) who supported this research.</w:t>
      </w:r>
    </w:p>
    <w:p w14:paraId="78F570C9" w14:textId="77777777" w:rsidR="00FD5607" w:rsidRDefault="00FD5607">
      <w:pPr>
        <w:pBdr>
          <w:top w:val="nil"/>
          <w:left w:val="nil"/>
          <w:bottom w:val="nil"/>
          <w:right w:val="nil"/>
          <w:between w:val="nil"/>
        </w:pBdr>
        <w:spacing w:line="480" w:lineRule="auto"/>
        <w:rPr>
          <w:rFonts w:ascii="Times New Roman" w:eastAsia="Times New Roman" w:hAnsi="Times New Roman" w:cs="Times New Roman"/>
          <w:color w:val="FF0000"/>
        </w:rPr>
      </w:pPr>
    </w:p>
    <w:p w14:paraId="7AF4BAD7" w14:textId="77777777" w:rsidR="00FD5607" w:rsidRDefault="00FD5607">
      <w:pPr>
        <w:pBdr>
          <w:top w:val="nil"/>
          <w:left w:val="nil"/>
          <w:bottom w:val="nil"/>
          <w:right w:val="nil"/>
          <w:between w:val="nil"/>
        </w:pBdr>
        <w:spacing w:line="480" w:lineRule="auto"/>
        <w:rPr>
          <w:rFonts w:ascii="Times New Roman" w:eastAsia="Times New Roman" w:hAnsi="Times New Roman" w:cs="Times New Roman"/>
          <w:color w:val="FF0000"/>
        </w:rPr>
      </w:pPr>
    </w:p>
    <w:p w14:paraId="19B0B2A2" w14:textId="77777777" w:rsidR="00FD5607" w:rsidRDefault="00FD5607">
      <w:pPr>
        <w:pBdr>
          <w:top w:val="nil"/>
          <w:left w:val="nil"/>
          <w:bottom w:val="nil"/>
          <w:right w:val="nil"/>
          <w:between w:val="nil"/>
        </w:pBdr>
        <w:spacing w:line="480" w:lineRule="auto"/>
        <w:rPr>
          <w:rFonts w:ascii="Times New Roman" w:eastAsia="Times New Roman" w:hAnsi="Times New Roman" w:cs="Times New Roman"/>
          <w:color w:val="FF0000"/>
        </w:rPr>
      </w:pPr>
    </w:p>
    <w:p w14:paraId="00000103" w14:textId="3EAA461E" w:rsidR="00E85944" w:rsidRDefault="00716926">
      <w:pPr>
        <w:pBdr>
          <w:top w:val="nil"/>
          <w:left w:val="nil"/>
          <w:bottom w:val="nil"/>
          <w:right w:val="nil"/>
          <w:between w:val="nil"/>
        </w:pBdr>
        <w:spacing w:line="480" w:lineRule="auto"/>
        <w:rPr>
          <w:rFonts w:ascii="Times New Roman" w:eastAsia="Times New Roman" w:hAnsi="Times New Roman" w:cs="Times New Roman"/>
          <w:color w:val="FF0000"/>
        </w:rPr>
      </w:pPr>
      <w:r>
        <w:rPr>
          <w:noProof/>
          <w:lang w:val="es-ES"/>
        </w:rPr>
        <mc:AlternateContent>
          <mc:Choice Requires="wps">
            <w:drawing>
              <wp:anchor distT="0" distB="0" distL="114300" distR="114300" simplePos="0" relativeHeight="251659264" behindDoc="0" locked="0" layoutInCell="1" hidden="0" allowOverlap="1" wp14:anchorId="2C83AFA9" wp14:editId="52F6ABC7">
                <wp:simplePos x="0" y="0"/>
                <wp:positionH relativeFrom="column">
                  <wp:posOffset>2705100</wp:posOffset>
                </wp:positionH>
                <wp:positionV relativeFrom="paragraph">
                  <wp:posOffset>-698499</wp:posOffset>
                </wp:positionV>
                <wp:extent cx="142875" cy="600075"/>
                <wp:effectExtent l="0" t="0" r="0" b="0"/>
                <wp:wrapSquare wrapText="bothSides" distT="0" distB="0" distL="114300" distR="114300"/>
                <wp:docPr id="26" name="Rectángulo 26"/>
                <wp:cNvGraphicFramePr/>
                <a:graphic xmlns:a="http://schemas.openxmlformats.org/drawingml/2006/main">
                  <a:graphicData uri="http://schemas.microsoft.com/office/word/2010/wordprocessingShape">
                    <wps:wsp>
                      <wps:cNvSpPr/>
                      <wps:spPr>
                        <a:xfrm>
                          <a:off x="5288850" y="3494250"/>
                          <a:ext cx="114300" cy="571500"/>
                        </a:xfrm>
                        <a:prstGeom prst="rect">
                          <a:avLst/>
                        </a:prstGeom>
                        <a:noFill/>
                        <a:ln>
                          <a:noFill/>
                        </a:ln>
                      </wps:spPr>
                      <wps:txbx>
                        <w:txbxContent>
                          <w:p w14:paraId="69FCE1BD" w14:textId="77777777" w:rsidR="00E85944" w:rsidRDefault="00E85944">
                            <w:pPr>
                              <w:spacing w:line="275" w:lineRule="auto"/>
                              <w:textDirection w:val="btLr"/>
                            </w:pPr>
                          </w:p>
                        </w:txbxContent>
                      </wps:txbx>
                      <wps:bodyPr spcFirstLastPara="1" wrap="square" lIns="91425" tIns="91425" rIns="91425" bIns="91425" anchor="t" anchorCtr="0">
                        <a:noAutofit/>
                      </wps:bodyPr>
                    </wps:wsp>
                  </a:graphicData>
                </a:graphic>
              </wp:anchor>
            </w:drawing>
          </mc:Choice>
          <mc:Fallback>
            <w:pict>
              <v:rect w14:anchorId="2C83AFA9" id="Rectángulo 26" o:spid="_x0000_s1027" style="position:absolute;margin-left:213pt;margin-top:-55pt;width:11.25pt;height:47.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" filled="f" stroked="f">
                <v:textbox inset="2.53958mm,2.53958mm,2.53958mm,2.53958mm">
                  <w:txbxContent>
                    <w:p w14:paraId="69FCE1BD" w14:textId="77777777" w:rsidR="00E85944" w:rsidRDefault="00E85944">
                      <w:pPr>
                        <w:spacing w:line="275" w:lineRule="auto"/>
                        <w:textDirection w:val="btLr"/>
                      </w:pPr>
                    </w:p>
                  </w:txbxContent>
                </v:textbox>
                <w10:wrap type="square"/>
              </v:rect>
            </w:pict>
          </mc:Fallback>
        </mc:AlternateContent>
      </w:r>
    </w:p>
    <w:p w14:paraId="00000104" w14:textId="77777777" w:rsidR="00E85944" w:rsidRDefault="00716926">
      <w:pPr>
        <w:pBdr>
          <w:top w:val="nil"/>
          <w:left w:val="nil"/>
          <w:bottom w:val="nil"/>
          <w:right w:val="nil"/>
          <w:between w:val="nil"/>
        </w:pBd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References</w:t>
      </w:r>
    </w:p>
    <w:p w14:paraId="00000105" w14:textId="77777777" w:rsidR="00E85944" w:rsidRDefault="00716926">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Cantalupo, </w:t>
      </w:r>
      <w:proofErr w:type="gramStart"/>
      <w:r>
        <w:rPr>
          <w:rFonts w:ascii="Times New Roman" w:eastAsia="Times New Roman" w:hAnsi="Times New Roman" w:cs="Times New Roman"/>
          <w:sz w:val="24"/>
          <w:szCs w:val="24"/>
        </w:rPr>
        <w:t>P.G.,</w:t>
      </w:r>
      <w:proofErr w:type="spellStart"/>
      <w:r>
        <w:rPr>
          <w:rFonts w:ascii="Times New Roman" w:eastAsia="Times New Roman" w:hAnsi="Times New Roman" w:cs="Times New Roman"/>
          <w:sz w:val="24"/>
          <w:szCs w:val="24"/>
        </w:rPr>
        <w:t>Calgua</w:t>
      </w:r>
      <w:proofErr w:type="spellEnd"/>
      <w:proofErr w:type="gramEnd"/>
      <w:r>
        <w:rPr>
          <w:rFonts w:ascii="Times New Roman" w:eastAsia="Times New Roman" w:hAnsi="Times New Roman" w:cs="Times New Roman"/>
          <w:sz w:val="24"/>
          <w:szCs w:val="24"/>
        </w:rPr>
        <w:t>, B.,</w:t>
      </w:r>
      <w:proofErr w:type="spellStart"/>
      <w:r>
        <w:rPr>
          <w:rFonts w:ascii="Times New Roman" w:eastAsia="Times New Roman" w:hAnsi="Times New Roman" w:cs="Times New Roman"/>
          <w:sz w:val="24"/>
          <w:szCs w:val="24"/>
        </w:rPr>
        <w:t>Zhao,G</w:t>
      </w:r>
      <w:proofErr w:type="spellEnd"/>
      <w:r>
        <w:rPr>
          <w:rFonts w:ascii="Times New Roman" w:eastAsia="Times New Roman" w:hAnsi="Times New Roman" w:cs="Times New Roman"/>
          <w:sz w:val="24"/>
          <w:szCs w:val="24"/>
        </w:rPr>
        <w:t>.,(2011). Raw Sewage Harbors Diverse Viral Populations. Vol.2:pp.1-11</w:t>
      </w:r>
    </w:p>
    <w:p w14:paraId="00000106" w14:textId="77777777" w:rsidR="00E85944" w:rsidRDefault="00716926">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0000107" w14:textId="77777777" w:rsidR="00E85944" w:rsidRDefault="00716926">
      <w:pPr>
        <w:pBdr>
          <w:top w:val="nil"/>
          <w:left w:val="nil"/>
          <w:bottom w:val="nil"/>
          <w:right w:val="nil"/>
          <w:between w:val="nil"/>
        </w:pBdr>
        <w:spacing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Clark ,</w:t>
      </w:r>
      <w:proofErr w:type="gramEnd"/>
      <w:r>
        <w:rPr>
          <w:rFonts w:ascii="Times New Roman" w:eastAsia="Times New Roman" w:hAnsi="Times New Roman" w:cs="Times New Roman"/>
          <w:sz w:val="24"/>
          <w:szCs w:val="24"/>
        </w:rPr>
        <w:t xml:space="preserve">K. &amp; </w:t>
      </w:r>
      <w:proofErr w:type="spellStart"/>
      <w:r>
        <w:rPr>
          <w:rFonts w:ascii="Times New Roman" w:eastAsia="Times New Roman" w:hAnsi="Times New Roman" w:cs="Times New Roman"/>
          <w:sz w:val="24"/>
          <w:szCs w:val="24"/>
        </w:rPr>
        <w:t>Gorley</w:t>
      </w:r>
      <w:proofErr w:type="spellEnd"/>
      <w:r>
        <w:rPr>
          <w:rFonts w:ascii="Times New Roman" w:eastAsia="Times New Roman" w:hAnsi="Times New Roman" w:cs="Times New Roman"/>
          <w:sz w:val="24"/>
          <w:szCs w:val="24"/>
        </w:rPr>
        <w:t xml:space="preserve"> ,R.N.  (2006). </w:t>
      </w:r>
      <w:proofErr w:type="gramStart"/>
      <w:r>
        <w:rPr>
          <w:rFonts w:ascii="Times New Roman" w:eastAsia="Times New Roman" w:hAnsi="Times New Roman" w:cs="Times New Roman"/>
          <w:sz w:val="24"/>
          <w:szCs w:val="24"/>
        </w:rPr>
        <w:t>Primer :</w:t>
      </w:r>
      <w:proofErr w:type="gramEnd"/>
      <w:r>
        <w:rPr>
          <w:rFonts w:ascii="Times New Roman" w:eastAsia="Times New Roman" w:hAnsi="Times New Roman" w:cs="Times New Roman"/>
          <w:sz w:val="24"/>
          <w:szCs w:val="24"/>
        </w:rPr>
        <w:t xml:space="preserve"> User Manual /Tutorial. UK. Plymouth.</w:t>
      </w:r>
    </w:p>
    <w:p w14:paraId="00000108" w14:textId="77777777" w:rsidR="00E85944" w:rsidRDefault="00E85944">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00000109" w14:textId="77777777" w:rsidR="00E85944" w:rsidRDefault="00716926">
      <w:pPr>
        <w:spacing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Clark,K.R.</w:t>
      </w:r>
      <w:proofErr w:type="gramEnd"/>
      <w:r>
        <w:rPr>
          <w:rFonts w:ascii="Times New Roman" w:eastAsia="Times New Roman" w:hAnsi="Times New Roman" w:cs="Times New Roman"/>
          <w:sz w:val="24"/>
          <w:szCs w:val="24"/>
        </w:rPr>
        <w:t>,Gorley,R.N.,Somerfield</w:t>
      </w:r>
      <w:proofErr w:type="spellEnd"/>
      <w:r>
        <w:rPr>
          <w:rFonts w:ascii="Times New Roman" w:eastAsia="Times New Roman" w:hAnsi="Times New Roman" w:cs="Times New Roman"/>
          <w:sz w:val="24"/>
          <w:szCs w:val="24"/>
        </w:rPr>
        <w:t xml:space="preserve">,. P.J., &amp; </w:t>
      </w:r>
      <w:proofErr w:type="spellStart"/>
      <w:proofErr w:type="gramStart"/>
      <w:r>
        <w:rPr>
          <w:rFonts w:ascii="Times New Roman" w:eastAsia="Times New Roman" w:hAnsi="Times New Roman" w:cs="Times New Roman"/>
          <w:sz w:val="24"/>
          <w:szCs w:val="24"/>
        </w:rPr>
        <w:t>Warwick,R.M</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(2014). Change in marine communities: An approach to statistical analysis and interpretation,3ed ed. Plymouth: PRIMER-E Ltd. </w:t>
      </w:r>
    </w:p>
    <w:p w14:paraId="0000010A" w14:textId="77777777" w:rsidR="00E85944" w:rsidRDefault="00E85944">
      <w:pPr>
        <w:spacing w:line="240" w:lineRule="auto"/>
        <w:jc w:val="both"/>
        <w:rPr>
          <w:rFonts w:ascii="Times New Roman" w:eastAsia="Times New Roman" w:hAnsi="Times New Roman" w:cs="Times New Roman"/>
          <w:sz w:val="24"/>
          <w:szCs w:val="24"/>
        </w:rPr>
      </w:pPr>
    </w:p>
    <w:p w14:paraId="0000010B" w14:textId="77777777" w:rsidR="00E85944" w:rsidRDefault="00716926">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C.G. </w:t>
      </w:r>
      <w:proofErr w:type="spellStart"/>
      <w:r>
        <w:rPr>
          <w:rFonts w:ascii="Times New Roman" w:eastAsia="Times New Roman" w:hAnsi="Times New Roman" w:cs="Times New Roman"/>
          <w:sz w:val="24"/>
          <w:szCs w:val="24"/>
        </w:rPr>
        <w:t>Daughton</w:t>
      </w:r>
      <w:proofErr w:type="spellEnd"/>
      <w:r>
        <w:rPr>
          <w:rFonts w:ascii="Times New Roman" w:eastAsia="Times New Roman" w:hAnsi="Times New Roman" w:cs="Times New Roman"/>
          <w:sz w:val="24"/>
          <w:szCs w:val="24"/>
        </w:rPr>
        <w:t xml:space="preserve">. (2020). Wastewater surveillance for population-wide COVID-19: The present and future, </w:t>
      </w:r>
      <w:proofErr w:type="spellStart"/>
      <w:r>
        <w:rPr>
          <w:rFonts w:ascii="Times New Roman" w:eastAsia="Times New Roman" w:hAnsi="Times New Roman" w:cs="Times New Roman"/>
          <w:sz w:val="24"/>
          <w:szCs w:val="24"/>
        </w:rPr>
        <w:t>SCi.Total</w:t>
      </w:r>
      <w:proofErr w:type="spellEnd"/>
      <w:r>
        <w:rPr>
          <w:rFonts w:ascii="Times New Roman" w:eastAsia="Times New Roman" w:hAnsi="Times New Roman" w:cs="Times New Roman"/>
          <w:sz w:val="24"/>
          <w:szCs w:val="24"/>
        </w:rPr>
        <w:t xml:space="preserve"> Environ.736,139631.</w:t>
      </w:r>
    </w:p>
    <w:p w14:paraId="4B0B1875" w14:textId="77777777" w:rsidR="00FD5607" w:rsidRDefault="00FD5607">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6931B9CB" w14:textId="0D34F353" w:rsidR="00FD5607" w:rsidRDefault="00FD5607">
      <w:pPr>
        <w:pBdr>
          <w:top w:val="nil"/>
          <w:left w:val="nil"/>
          <w:bottom w:val="nil"/>
          <w:right w:val="nil"/>
          <w:between w:val="nil"/>
        </w:pBdr>
        <w:spacing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Córdova</w:t>
      </w:r>
      <w:proofErr w:type="spellEnd"/>
      <w:r>
        <w:rPr>
          <w:rFonts w:ascii="Times New Roman" w:eastAsia="Times New Roman" w:hAnsi="Times New Roman" w:cs="Times New Roman"/>
          <w:sz w:val="24"/>
          <w:szCs w:val="24"/>
        </w:rPr>
        <w:t xml:space="preserve">, D. (2013). </w:t>
      </w:r>
      <w:proofErr w:type="spellStart"/>
      <w:r>
        <w:rPr>
          <w:rFonts w:ascii="Times New Roman" w:eastAsia="Times New Roman" w:hAnsi="Times New Roman" w:cs="Times New Roman"/>
          <w:sz w:val="24"/>
          <w:szCs w:val="24"/>
        </w:rPr>
        <w:t>Evaluación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técnica</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ambiental</w:t>
      </w:r>
      <w:proofErr w:type="spellEnd"/>
      <w:r>
        <w:rPr>
          <w:rFonts w:ascii="Times New Roman" w:eastAsia="Times New Roman" w:hAnsi="Times New Roman" w:cs="Times New Roman"/>
          <w:sz w:val="24"/>
          <w:szCs w:val="24"/>
        </w:rPr>
        <w:t xml:space="preserve"> de las lagunas de </w:t>
      </w:r>
      <w:proofErr w:type="spellStart"/>
      <w:r>
        <w:rPr>
          <w:rFonts w:ascii="Times New Roman" w:eastAsia="Times New Roman" w:hAnsi="Times New Roman" w:cs="Times New Roman"/>
          <w:sz w:val="24"/>
          <w:szCs w:val="24"/>
        </w:rPr>
        <w:t>oxidación</w:t>
      </w:r>
      <w:proofErr w:type="spellEnd"/>
      <w:r>
        <w:rPr>
          <w:rFonts w:ascii="Times New Roman" w:eastAsia="Times New Roman" w:hAnsi="Times New Roman" w:cs="Times New Roman"/>
          <w:sz w:val="24"/>
          <w:szCs w:val="24"/>
        </w:rPr>
        <w:t xml:space="preserve"> del canton Salinas </w:t>
      </w:r>
      <w:proofErr w:type="spellStart"/>
      <w:r>
        <w:rPr>
          <w:rFonts w:ascii="Times New Roman" w:eastAsia="Times New Roman" w:hAnsi="Times New Roman" w:cs="Times New Roman"/>
          <w:sz w:val="24"/>
          <w:szCs w:val="24"/>
        </w:rPr>
        <w:t>ubicadas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en</w:t>
      </w:r>
      <w:proofErr w:type="spellEnd"/>
      <w:r>
        <w:rPr>
          <w:rFonts w:ascii="Times New Roman" w:eastAsia="Times New Roman" w:hAnsi="Times New Roman" w:cs="Times New Roman"/>
          <w:sz w:val="24"/>
          <w:szCs w:val="24"/>
        </w:rPr>
        <w:t xml:space="preserve"> la </w:t>
      </w:r>
      <w:proofErr w:type="spellStart"/>
      <w:r>
        <w:rPr>
          <w:rFonts w:ascii="Times New Roman" w:eastAsia="Times New Roman" w:hAnsi="Times New Roman" w:cs="Times New Roman"/>
          <w:sz w:val="24"/>
          <w:szCs w:val="24"/>
        </w:rPr>
        <w:t>vía</w:t>
      </w:r>
      <w:proofErr w:type="spellEnd"/>
      <w:r>
        <w:rPr>
          <w:rFonts w:ascii="Times New Roman" w:eastAsia="Times New Roman" w:hAnsi="Times New Roman" w:cs="Times New Roman"/>
          <w:sz w:val="24"/>
          <w:szCs w:val="24"/>
        </w:rPr>
        <w:t xml:space="preserve"> Punta </w:t>
      </w:r>
      <w:proofErr w:type="spellStart"/>
      <w:r>
        <w:rPr>
          <w:rFonts w:ascii="Times New Roman" w:eastAsia="Times New Roman" w:hAnsi="Times New Roman" w:cs="Times New Roman"/>
          <w:sz w:val="24"/>
          <w:szCs w:val="24"/>
        </w:rPr>
        <w:t>Carnero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Tesis</w:t>
      </w:r>
      <w:proofErr w:type="spellEnd"/>
      <w:r>
        <w:rPr>
          <w:rFonts w:ascii="Times New Roman" w:eastAsia="Times New Roman" w:hAnsi="Times New Roman" w:cs="Times New Roman"/>
          <w:sz w:val="24"/>
          <w:szCs w:val="24"/>
        </w:rPr>
        <w:t xml:space="preserve"> para la </w:t>
      </w:r>
      <w:proofErr w:type="spellStart"/>
      <w:r>
        <w:rPr>
          <w:rFonts w:ascii="Times New Roman" w:eastAsia="Times New Roman" w:hAnsi="Times New Roman" w:cs="Times New Roman"/>
          <w:sz w:val="24"/>
          <w:szCs w:val="24"/>
        </w:rPr>
        <w:t>obtención</w:t>
      </w:r>
      <w:proofErr w:type="spellEnd"/>
      <w:r>
        <w:rPr>
          <w:rFonts w:ascii="Times New Roman" w:eastAsia="Times New Roman" w:hAnsi="Times New Roman" w:cs="Times New Roman"/>
          <w:sz w:val="24"/>
          <w:szCs w:val="24"/>
        </w:rPr>
        <w:t xml:space="preserve"> del </w:t>
      </w:r>
      <w:proofErr w:type="spellStart"/>
      <w:r>
        <w:rPr>
          <w:rFonts w:ascii="Times New Roman" w:eastAsia="Times New Roman" w:hAnsi="Times New Roman" w:cs="Times New Roman"/>
          <w:sz w:val="24"/>
          <w:szCs w:val="24"/>
        </w:rPr>
        <w:t>título</w:t>
      </w:r>
      <w:proofErr w:type="spellEnd"/>
      <w:r>
        <w:rPr>
          <w:rFonts w:ascii="Times New Roman" w:eastAsia="Times New Roman" w:hAnsi="Times New Roman" w:cs="Times New Roman"/>
          <w:sz w:val="24"/>
          <w:szCs w:val="24"/>
        </w:rPr>
        <w:t xml:space="preserve"> de </w:t>
      </w:r>
      <w:proofErr w:type="spellStart"/>
      <w:r>
        <w:rPr>
          <w:rFonts w:ascii="Times New Roman" w:eastAsia="Times New Roman" w:hAnsi="Times New Roman" w:cs="Times New Roman"/>
          <w:sz w:val="24"/>
          <w:szCs w:val="24"/>
        </w:rPr>
        <w:t>ingeniero</w:t>
      </w:r>
      <w:proofErr w:type="spellEnd"/>
      <w:r>
        <w:rPr>
          <w:rFonts w:ascii="Times New Roman" w:eastAsia="Times New Roman" w:hAnsi="Times New Roman" w:cs="Times New Roman"/>
          <w:sz w:val="24"/>
          <w:szCs w:val="24"/>
        </w:rPr>
        <w:t xml:space="preserve"> Civil de la Universidad </w:t>
      </w:r>
      <w:proofErr w:type="spellStart"/>
      <w:r>
        <w:rPr>
          <w:rFonts w:ascii="Times New Roman" w:eastAsia="Times New Roman" w:hAnsi="Times New Roman" w:cs="Times New Roman"/>
          <w:sz w:val="24"/>
          <w:szCs w:val="24"/>
        </w:rPr>
        <w:t>Católica</w:t>
      </w:r>
      <w:proofErr w:type="spellEnd"/>
      <w:r>
        <w:rPr>
          <w:rFonts w:ascii="Times New Roman" w:eastAsia="Times New Roman" w:hAnsi="Times New Roman" w:cs="Times New Roman"/>
          <w:sz w:val="24"/>
          <w:szCs w:val="24"/>
        </w:rPr>
        <w:t xml:space="preserve"> Santiago de Guayaquil. Guayaquil</w:t>
      </w:r>
      <w:r w:rsidR="00213D6C">
        <w:rPr>
          <w:rFonts w:ascii="Times New Roman" w:eastAsia="Times New Roman" w:hAnsi="Times New Roman" w:cs="Times New Roman"/>
          <w:sz w:val="24"/>
          <w:szCs w:val="24"/>
        </w:rPr>
        <w:t>. 152p.</w:t>
      </w:r>
    </w:p>
    <w:p w14:paraId="54F99170" w14:textId="77777777" w:rsidR="00FD5607" w:rsidRDefault="00FD5607">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112609C5" w14:textId="43677E56" w:rsidR="00FD5607" w:rsidRDefault="00FD5607">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Espinoza, F. (2016). </w:t>
      </w:r>
      <w:proofErr w:type="spellStart"/>
      <w:r>
        <w:rPr>
          <w:rFonts w:ascii="Times New Roman" w:eastAsia="Times New Roman" w:hAnsi="Times New Roman" w:cs="Times New Roman"/>
          <w:sz w:val="24"/>
          <w:szCs w:val="24"/>
        </w:rPr>
        <w:t>Estudio</w:t>
      </w:r>
      <w:proofErr w:type="spellEnd"/>
      <w:r>
        <w:rPr>
          <w:rFonts w:ascii="Times New Roman" w:eastAsia="Times New Roman" w:hAnsi="Times New Roman" w:cs="Times New Roman"/>
          <w:sz w:val="24"/>
          <w:szCs w:val="24"/>
        </w:rPr>
        <w:t xml:space="preserve"> de </w:t>
      </w:r>
      <w:proofErr w:type="spellStart"/>
      <w:r>
        <w:rPr>
          <w:rFonts w:ascii="Times New Roman" w:eastAsia="Times New Roman" w:hAnsi="Times New Roman" w:cs="Times New Roman"/>
          <w:sz w:val="24"/>
          <w:szCs w:val="24"/>
        </w:rPr>
        <w:t>Impacto</w:t>
      </w:r>
      <w:proofErr w:type="spellEnd"/>
      <w:r>
        <w:rPr>
          <w:rFonts w:ascii="Times New Roman" w:eastAsia="Times New Roman" w:hAnsi="Times New Roman" w:cs="Times New Roman"/>
          <w:sz w:val="24"/>
          <w:szCs w:val="24"/>
        </w:rPr>
        <w:t xml:space="preserve"> Ambiental de las lagunas de </w:t>
      </w:r>
      <w:proofErr w:type="spellStart"/>
      <w:r>
        <w:rPr>
          <w:rFonts w:ascii="Times New Roman" w:eastAsia="Times New Roman" w:hAnsi="Times New Roman" w:cs="Times New Roman"/>
          <w:sz w:val="24"/>
          <w:szCs w:val="24"/>
        </w:rPr>
        <w:t>oxidación</w:t>
      </w:r>
      <w:proofErr w:type="spellEnd"/>
      <w:r>
        <w:rPr>
          <w:rFonts w:ascii="Times New Roman" w:eastAsia="Times New Roman" w:hAnsi="Times New Roman" w:cs="Times New Roman"/>
          <w:sz w:val="24"/>
          <w:szCs w:val="24"/>
        </w:rPr>
        <w:t xml:space="preserve"> de </w:t>
      </w:r>
      <w:proofErr w:type="spellStart"/>
      <w:r>
        <w:rPr>
          <w:rFonts w:ascii="Times New Roman" w:eastAsia="Times New Roman" w:hAnsi="Times New Roman" w:cs="Times New Roman"/>
          <w:sz w:val="24"/>
          <w:szCs w:val="24"/>
        </w:rPr>
        <w:t>alcantarillado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sanitario</w:t>
      </w:r>
      <w:proofErr w:type="spellEnd"/>
      <w:r>
        <w:rPr>
          <w:rFonts w:ascii="Times New Roman" w:eastAsia="Times New Roman" w:hAnsi="Times New Roman" w:cs="Times New Roman"/>
          <w:sz w:val="24"/>
          <w:szCs w:val="24"/>
        </w:rPr>
        <w:t xml:space="preserve"> de </w:t>
      </w:r>
      <w:proofErr w:type="spellStart"/>
      <w:r>
        <w:rPr>
          <w:rFonts w:ascii="Times New Roman" w:eastAsia="Times New Roman" w:hAnsi="Times New Roman" w:cs="Times New Roman"/>
          <w:sz w:val="24"/>
          <w:szCs w:val="24"/>
        </w:rPr>
        <w:t>Hidroplayas</w:t>
      </w:r>
      <w:proofErr w:type="spellEnd"/>
      <w:r>
        <w:rPr>
          <w:rFonts w:ascii="Times New Roman" w:eastAsia="Times New Roman" w:hAnsi="Times New Roman" w:cs="Times New Roman"/>
          <w:sz w:val="24"/>
          <w:szCs w:val="24"/>
        </w:rPr>
        <w:t xml:space="preserve"> EP. 270p</w:t>
      </w:r>
      <w:r w:rsidR="00213D6C">
        <w:rPr>
          <w:rFonts w:ascii="Times New Roman" w:eastAsia="Times New Roman" w:hAnsi="Times New Roman" w:cs="Times New Roman"/>
          <w:sz w:val="24"/>
          <w:szCs w:val="24"/>
        </w:rPr>
        <w:t>.</w:t>
      </w:r>
    </w:p>
    <w:p w14:paraId="0000010C" w14:textId="77777777" w:rsidR="00E85944" w:rsidRDefault="00E85944">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0000010D" w14:textId="77777777" w:rsidR="00E85944" w:rsidRDefault="00716926">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Keller M, </w:t>
      </w:r>
      <w:proofErr w:type="spellStart"/>
      <w:r>
        <w:rPr>
          <w:rFonts w:ascii="Times New Roman" w:eastAsia="Times New Roman" w:hAnsi="Times New Roman" w:cs="Times New Roman"/>
          <w:sz w:val="24"/>
          <w:szCs w:val="24"/>
        </w:rPr>
        <w:t>Zengler</w:t>
      </w:r>
      <w:proofErr w:type="spellEnd"/>
      <w:r>
        <w:rPr>
          <w:rFonts w:ascii="Times New Roman" w:eastAsia="Times New Roman" w:hAnsi="Times New Roman" w:cs="Times New Roman"/>
          <w:sz w:val="24"/>
          <w:szCs w:val="24"/>
        </w:rPr>
        <w:t xml:space="preserve"> K. Tapping into microbial diversity. Nat Rev Microbiol [Internet]. 2004/03/26. 2004;2(2):141–50. Available from: </w:t>
      </w:r>
      <w:hyperlink r:id="rId23">
        <w:r>
          <w:rPr>
            <w:rFonts w:ascii="Times New Roman" w:eastAsia="Times New Roman" w:hAnsi="Times New Roman" w:cs="Times New Roman"/>
            <w:color w:val="1155CC"/>
            <w:sz w:val="24"/>
            <w:szCs w:val="24"/>
            <w:u w:val="single"/>
          </w:rPr>
          <w:t>http://www.ncbi.nlm.nih.gov/pubmed/15040261</w:t>
        </w:r>
      </w:hyperlink>
    </w:p>
    <w:p w14:paraId="0000010E" w14:textId="77777777" w:rsidR="00E85944" w:rsidRDefault="00E85944">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0000010F" w14:textId="77777777" w:rsidR="00E85944" w:rsidRDefault="00716926">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 H, Durbin R. Fast and accurate short read alignment with Burrows-Wheeler transform. Bioinformatics. (2009); Mapleson D, </w:t>
      </w:r>
      <w:proofErr w:type="spellStart"/>
      <w:r>
        <w:rPr>
          <w:rFonts w:ascii="Times New Roman" w:eastAsia="Times New Roman" w:hAnsi="Times New Roman" w:cs="Times New Roman"/>
          <w:sz w:val="24"/>
          <w:szCs w:val="24"/>
        </w:rPr>
        <w:t>Drou</w:t>
      </w:r>
      <w:proofErr w:type="spellEnd"/>
      <w:r>
        <w:rPr>
          <w:rFonts w:ascii="Times New Roman" w:eastAsia="Times New Roman" w:hAnsi="Times New Roman" w:cs="Times New Roman"/>
          <w:sz w:val="24"/>
          <w:szCs w:val="24"/>
        </w:rPr>
        <w:t xml:space="preserve"> N, </w:t>
      </w:r>
      <w:proofErr w:type="spellStart"/>
      <w:r>
        <w:rPr>
          <w:rFonts w:ascii="Times New Roman" w:eastAsia="Times New Roman" w:hAnsi="Times New Roman" w:cs="Times New Roman"/>
          <w:sz w:val="24"/>
          <w:szCs w:val="24"/>
        </w:rPr>
        <w:t>Swarbreck</w:t>
      </w:r>
      <w:proofErr w:type="spellEnd"/>
      <w:r>
        <w:rPr>
          <w:rFonts w:ascii="Times New Roman" w:eastAsia="Times New Roman" w:hAnsi="Times New Roman" w:cs="Times New Roman"/>
          <w:sz w:val="24"/>
          <w:szCs w:val="24"/>
        </w:rPr>
        <w:t xml:space="preserve"> D. RAMPART: A workflow management system for de novo genome assembly. In: Bioinformatics. 2015.</w:t>
      </w:r>
    </w:p>
    <w:p w14:paraId="00000110" w14:textId="77777777" w:rsidR="00E85944" w:rsidRDefault="00E85944">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00000111" w14:textId="77777777" w:rsidR="00E85944" w:rsidRDefault="00716926">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Martin M. 2011. </w:t>
      </w:r>
      <w:proofErr w:type="spellStart"/>
      <w:r>
        <w:rPr>
          <w:rFonts w:ascii="Times New Roman" w:eastAsia="Times New Roman" w:hAnsi="Times New Roman" w:cs="Times New Roman"/>
          <w:sz w:val="24"/>
          <w:szCs w:val="24"/>
        </w:rPr>
        <w:t>Cutadapt</w:t>
      </w:r>
      <w:proofErr w:type="spellEnd"/>
      <w:r>
        <w:rPr>
          <w:rFonts w:ascii="Times New Roman" w:eastAsia="Times New Roman" w:hAnsi="Times New Roman" w:cs="Times New Roman"/>
          <w:sz w:val="24"/>
          <w:szCs w:val="24"/>
        </w:rPr>
        <w:t xml:space="preserve"> removes adapter sequences from high-throughput sequencing reads. </w:t>
      </w:r>
      <w:proofErr w:type="spellStart"/>
      <w:r>
        <w:rPr>
          <w:rFonts w:ascii="Times New Roman" w:eastAsia="Times New Roman" w:hAnsi="Times New Roman" w:cs="Times New Roman"/>
          <w:sz w:val="24"/>
          <w:szCs w:val="24"/>
        </w:rPr>
        <w:t>EMBnet.journal</w:t>
      </w:r>
      <w:proofErr w:type="spellEnd"/>
      <w:r>
        <w:rPr>
          <w:rFonts w:ascii="Times New Roman" w:eastAsia="Times New Roman" w:hAnsi="Times New Roman" w:cs="Times New Roman"/>
          <w:sz w:val="24"/>
          <w:szCs w:val="24"/>
        </w:rPr>
        <w:t>.</w:t>
      </w:r>
    </w:p>
    <w:p w14:paraId="00000112" w14:textId="77777777" w:rsidR="00E85944" w:rsidRDefault="00716926">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Masaaki Kitajima, </w:t>
      </w:r>
      <w:proofErr w:type="spellStart"/>
      <w:r>
        <w:rPr>
          <w:rFonts w:ascii="Times New Roman" w:eastAsia="Times New Roman" w:hAnsi="Times New Roman" w:cs="Times New Roman"/>
          <w:sz w:val="24"/>
          <w:szCs w:val="24"/>
        </w:rPr>
        <w:t>Warish</w:t>
      </w:r>
      <w:proofErr w:type="spellEnd"/>
      <w:r>
        <w:rPr>
          <w:rFonts w:ascii="Times New Roman" w:eastAsia="Times New Roman" w:hAnsi="Times New Roman" w:cs="Times New Roman"/>
          <w:sz w:val="24"/>
          <w:szCs w:val="24"/>
        </w:rPr>
        <w:t xml:space="preserve"> Ahmed, Kyle Bibby, </w:t>
      </w:r>
      <w:proofErr w:type="spellStart"/>
      <w:r>
        <w:rPr>
          <w:rFonts w:ascii="Times New Roman" w:eastAsia="Times New Roman" w:hAnsi="Times New Roman" w:cs="Times New Roman"/>
          <w:sz w:val="24"/>
          <w:szCs w:val="24"/>
        </w:rPr>
        <w:t>Annalaura</w:t>
      </w:r>
      <w:proofErr w:type="spellEnd"/>
      <w:r>
        <w:rPr>
          <w:rFonts w:ascii="Times New Roman" w:eastAsia="Times New Roman" w:hAnsi="Times New Roman" w:cs="Times New Roman"/>
          <w:sz w:val="24"/>
          <w:szCs w:val="24"/>
        </w:rPr>
        <w:t xml:space="preserve"> Carducci, Charles P. Gerba, Kerry A. Hamilton, </w:t>
      </w:r>
      <w:proofErr w:type="spellStart"/>
      <w:r>
        <w:rPr>
          <w:rFonts w:ascii="Times New Roman" w:eastAsia="Times New Roman" w:hAnsi="Times New Roman" w:cs="Times New Roman"/>
          <w:sz w:val="24"/>
          <w:szCs w:val="24"/>
        </w:rPr>
        <w:t>Eiji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Haramoto</w:t>
      </w:r>
      <w:proofErr w:type="spellEnd"/>
      <w:r>
        <w:rPr>
          <w:rFonts w:ascii="Times New Roman" w:eastAsia="Times New Roman" w:hAnsi="Times New Roman" w:cs="Times New Roman"/>
          <w:sz w:val="24"/>
          <w:szCs w:val="24"/>
        </w:rPr>
        <w:t>, Joan B. Rose. (2020). SARS-CoV-2 in wastewater: State of the knowledge and research needs, Science of The Total Environment, Volume 739.139076.</w:t>
      </w:r>
    </w:p>
    <w:p w14:paraId="00000113" w14:textId="77777777" w:rsidR="00E85944" w:rsidRDefault="00716926">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MSP, 2020. </w:t>
      </w:r>
      <w:proofErr w:type="spellStart"/>
      <w:r>
        <w:rPr>
          <w:rFonts w:ascii="Times New Roman" w:eastAsia="Times New Roman" w:hAnsi="Times New Roman" w:cs="Times New Roman"/>
          <w:sz w:val="24"/>
          <w:szCs w:val="24"/>
        </w:rPr>
        <w:t>Boletín</w:t>
      </w:r>
      <w:proofErr w:type="spellEnd"/>
      <w:r>
        <w:rPr>
          <w:rFonts w:ascii="Times New Roman" w:eastAsia="Times New Roman" w:hAnsi="Times New Roman" w:cs="Times New Roman"/>
          <w:sz w:val="24"/>
          <w:szCs w:val="24"/>
        </w:rPr>
        <w:t xml:space="preserve"> provincial Guayas </w:t>
      </w:r>
      <w:proofErr w:type="spellStart"/>
      <w:r>
        <w:rPr>
          <w:rFonts w:ascii="Times New Roman" w:eastAsia="Times New Roman" w:hAnsi="Times New Roman" w:cs="Times New Roman"/>
          <w:sz w:val="24"/>
          <w:szCs w:val="24"/>
        </w:rPr>
        <w:t>Extracción</w:t>
      </w:r>
      <w:proofErr w:type="spellEnd"/>
      <w:r>
        <w:rPr>
          <w:rFonts w:ascii="Times New Roman" w:eastAsia="Times New Roman" w:hAnsi="Times New Roman" w:cs="Times New Roman"/>
          <w:sz w:val="24"/>
          <w:szCs w:val="24"/>
        </w:rPr>
        <w:t xml:space="preserve"> 03/05/20208:00a.m </w:t>
      </w:r>
      <w:hyperlink r:id="rId24">
        <w:r>
          <w:rPr>
            <w:rFonts w:ascii="Times New Roman" w:eastAsia="Times New Roman" w:hAnsi="Times New Roman" w:cs="Times New Roman"/>
            <w:color w:val="1155CC"/>
            <w:sz w:val="24"/>
            <w:szCs w:val="24"/>
            <w:u w:val="single"/>
          </w:rPr>
          <w:t>https://www.salud.gob.ec/coronavirus-covid-19/</w:t>
        </w:r>
      </w:hyperlink>
      <w:r>
        <w:rPr>
          <w:rFonts w:ascii="Times New Roman" w:eastAsia="Times New Roman" w:hAnsi="Times New Roman" w:cs="Times New Roman"/>
          <w:sz w:val="24"/>
          <w:szCs w:val="24"/>
        </w:rPr>
        <w:t xml:space="preserve"> </w:t>
      </w:r>
    </w:p>
    <w:p w14:paraId="00000114" w14:textId="77777777" w:rsidR="00E85944" w:rsidRDefault="00716926">
      <w:pPr>
        <w:pBdr>
          <w:top w:val="nil"/>
          <w:left w:val="nil"/>
          <w:bottom w:val="nil"/>
          <w:right w:val="nil"/>
          <w:between w:val="nil"/>
        </w:pBdr>
        <w:spacing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Ministerio</w:t>
      </w:r>
      <w:proofErr w:type="spellEnd"/>
      <w:r>
        <w:rPr>
          <w:rFonts w:ascii="Times New Roman" w:eastAsia="Times New Roman" w:hAnsi="Times New Roman" w:cs="Times New Roman"/>
          <w:sz w:val="24"/>
          <w:szCs w:val="24"/>
        </w:rPr>
        <w:t xml:space="preserve"> de </w:t>
      </w:r>
      <w:proofErr w:type="spellStart"/>
      <w:r>
        <w:rPr>
          <w:rFonts w:ascii="Times New Roman" w:eastAsia="Times New Roman" w:hAnsi="Times New Roman" w:cs="Times New Roman"/>
          <w:sz w:val="24"/>
          <w:szCs w:val="24"/>
        </w:rPr>
        <w:t>Salud</w:t>
      </w:r>
      <w:proofErr w:type="spellEnd"/>
      <w:r>
        <w:rPr>
          <w:rFonts w:ascii="Times New Roman" w:eastAsia="Times New Roman" w:hAnsi="Times New Roman" w:cs="Times New Roman"/>
          <w:sz w:val="24"/>
          <w:szCs w:val="24"/>
        </w:rPr>
        <w:t>, 2020.</w:t>
      </w:r>
    </w:p>
    <w:p w14:paraId="00000115" w14:textId="77777777" w:rsidR="00E85944" w:rsidRDefault="00716926">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hyperlink r:id="rId25">
        <w:r>
          <w:rPr>
            <w:rFonts w:ascii="Times New Roman" w:eastAsia="Times New Roman" w:hAnsi="Times New Roman" w:cs="Times New Roman"/>
            <w:color w:val="1155CC"/>
            <w:sz w:val="24"/>
            <w:szCs w:val="24"/>
            <w:u w:val="single"/>
          </w:rPr>
          <w:t>https://www.salud.gob.ec/wp-content/uploads/2020/04/Guayas_Guayaquil.pdf</w:t>
        </w:r>
      </w:hyperlink>
    </w:p>
    <w:p w14:paraId="00000116" w14:textId="77777777" w:rsidR="00E85944" w:rsidRDefault="00E85944">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00000117" w14:textId="77777777" w:rsidR="00E85944" w:rsidRDefault="00716926">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Nghiem, L. D., Morgan, B., Donner, E., &amp; Short, M. D. (2020). The COVID-19 pandemic: considerations for the waste and wastewater services sector. Case Studies in Chemical and Environmental Engineering, In Press. https://doi.org/10.1016/j.cscee.2020.100006</w:t>
      </w:r>
    </w:p>
    <w:p w14:paraId="00000118" w14:textId="77777777" w:rsidR="00E85944" w:rsidRDefault="00716926">
      <w:pPr>
        <w:pBdr>
          <w:top w:val="nil"/>
          <w:left w:val="nil"/>
          <w:bottom w:val="nil"/>
          <w:right w:val="nil"/>
          <w:between w:val="nil"/>
        </w:pBdr>
        <w:spacing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Organización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Panamericana</w:t>
      </w:r>
      <w:proofErr w:type="spellEnd"/>
      <w:r>
        <w:rPr>
          <w:rFonts w:ascii="Times New Roman" w:eastAsia="Times New Roman" w:hAnsi="Times New Roman" w:cs="Times New Roman"/>
          <w:sz w:val="24"/>
          <w:szCs w:val="24"/>
        </w:rPr>
        <w:t xml:space="preserve"> de la </w:t>
      </w:r>
      <w:proofErr w:type="spellStart"/>
      <w:r>
        <w:rPr>
          <w:rFonts w:ascii="Times New Roman" w:eastAsia="Times New Roman" w:hAnsi="Times New Roman" w:cs="Times New Roman"/>
          <w:sz w:val="24"/>
          <w:szCs w:val="24"/>
        </w:rPr>
        <w:t>Salud</w:t>
      </w:r>
      <w:proofErr w:type="spellEnd"/>
      <w:r>
        <w:rPr>
          <w:rFonts w:ascii="Times New Roman" w:eastAsia="Times New Roman" w:hAnsi="Times New Roman" w:cs="Times New Roman"/>
          <w:sz w:val="24"/>
          <w:szCs w:val="24"/>
        </w:rPr>
        <w:t xml:space="preserve">. Directrices de </w:t>
      </w:r>
      <w:proofErr w:type="spellStart"/>
      <w:r>
        <w:rPr>
          <w:rFonts w:ascii="Times New Roman" w:eastAsia="Times New Roman" w:hAnsi="Times New Roman" w:cs="Times New Roman"/>
          <w:sz w:val="24"/>
          <w:szCs w:val="24"/>
        </w:rPr>
        <w:t>Laboratorio</w:t>
      </w:r>
      <w:proofErr w:type="spellEnd"/>
      <w:r>
        <w:rPr>
          <w:rFonts w:ascii="Times New Roman" w:eastAsia="Times New Roman" w:hAnsi="Times New Roman" w:cs="Times New Roman"/>
          <w:sz w:val="24"/>
          <w:szCs w:val="24"/>
        </w:rPr>
        <w:t xml:space="preserve"> para la </w:t>
      </w:r>
      <w:proofErr w:type="spellStart"/>
      <w:r>
        <w:rPr>
          <w:rFonts w:ascii="Times New Roman" w:eastAsia="Times New Roman" w:hAnsi="Times New Roman" w:cs="Times New Roman"/>
          <w:sz w:val="24"/>
          <w:szCs w:val="24"/>
        </w:rPr>
        <w:t>detección</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diagnóstico</w:t>
      </w:r>
      <w:proofErr w:type="spellEnd"/>
      <w:r>
        <w:rPr>
          <w:rFonts w:ascii="Times New Roman" w:eastAsia="Times New Roman" w:hAnsi="Times New Roman" w:cs="Times New Roman"/>
          <w:sz w:val="24"/>
          <w:szCs w:val="24"/>
        </w:rPr>
        <w:t xml:space="preserve"> de la </w:t>
      </w:r>
      <w:proofErr w:type="spellStart"/>
      <w:r>
        <w:rPr>
          <w:rFonts w:ascii="Times New Roman" w:eastAsia="Times New Roman" w:hAnsi="Times New Roman" w:cs="Times New Roman"/>
          <w:sz w:val="24"/>
          <w:szCs w:val="24"/>
        </w:rPr>
        <w:t>Infección</w:t>
      </w:r>
      <w:proofErr w:type="spellEnd"/>
      <w:r>
        <w:rPr>
          <w:rFonts w:ascii="Times New Roman" w:eastAsia="Times New Roman" w:hAnsi="Times New Roman" w:cs="Times New Roman"/>
          <w:sz w:val="24"/>
          <w:szCs w:val="24"/>
        </w:rPr>
        <w:t xml:space="preserve"> con el Nuevo Coronavirus 2019 (2019-nCoV). PAHO </w:t>
      </w:r>
    </w:p>
    <w:p w14:paraId="00000119" w14:textId="77777777" w:rsidR="00E85944" w:rsidRDefault="00E85944">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0000011A" w14:textId="77777777" w:rsidR="00E85944" w:rsidRDefault="00716926">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 J. </w:t>
      </w:r>
      <w:proofErr w:type="spellStart"/>
      <w:r>
        <w:rPr>
          <w:rFonts w:ascii="Times New Roman" w:eastAsia="Times New Roman" w:hAnsi="Times New Roman" w:cs="Times New Roman"/>
          <w:sz w:val="24"/>
          <w:szCs w:val="24"/>
        </w:rPr>
        <w:t>Duintjer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Tebbens</w:t>
      </w:r>
      <w:proofErr w:type="spellEnd"/>
      <w:r>
        <w:rPr>
          <w:rFonts w:ascii="Times New Roman" w:eastAsia="Times New Roman" w:hAnsi="Times New Roman" w:cs="Times New Roman"/>
          <w:sz w:val="24"/>
          <w:szCs w:val="24"/>
        </w:rPr>
        <w:t xml:space="preserve">, M. Zimmermann, M. A. </w:t>
      </w:r>
      <w:proofErr w:type="spellStart"/>
      <w:r>
        <w:rPr>
          <w:rFonts w:ascii="Times New Roman" w:eastAsia="Times New Roman" w:hAnsi="Times New Roman" w:cs="Times New Roman"/>
          <w:sz w:val="24"/>
          <w:szCs w:val="24"/>
        </w:rPr>
        <w:t>Pallansch</w:t>
      </w:r>
      <w:proofErr w:type="spellEnd"/>
      <w:r>
        <w:rPr>
          <w:rFonts w:ascii="Times New Roman" w:eastAsia="Times New Roman" w:hAnsi="Times New Roman" w:cs="Times New Roman"/>
          <w:sz w:val="24"/>
          <w:szCs w:val="24"/>
        </w:rPr>
        <w:t xml:space="preserve">, K. M. Thompson, Insights from a Systematic Search for Information on Designs, Costs, and Effectiveness of Poliovirus Environmental Surveillance Systems. Food Environ </w:t>
      </w:r>
      <w:proofErr w:type="spellStart"/>
      <w:r>
        <w:rPr>
          <w:rFonts w:ascii="Times New Roman" w:eastAsia="Times New Roman" w:hAnsi="Times New Roman" w:cs="Times New Roman"/>
          <w:sz w:val="24"/>
          <w:szCs w:val="24"/>
        </w:rPr>
        <w:t>Virol</w:t>
      </w:r>
      <w:proofErr w:type="spellEnd"/>
      <w:r>
        <w:rPr>
          <w:rFonts w:ascii="Times New Roman" w:eastAsia="Times New Roman" w:hAnsi="Times New Roman" w:cs="Times New Roman"/>
          <w:sz w:val="24"/>
          <w:szCs w:val="24"/>
        </w:rPr>
        <w:t xml:space="preserve">. 9, 361–382 (2017). </w:t>
      </w:r>
    </w:p>
    <w:p w14:paraId="0000011B" w14:textId="77777777" w:rsidR="00E85944" w:rsidRDefault="00E85944">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0000011C" w14:textId="77777777" w:rsidR="00E85944" w:rsidRDefault="00716926">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 </w:t>
      </w:r>
      <w:proofErr w:type="spellStart"/>
      <w:r>
        <w:rPr>
          <w:rFonts w:ascii="Times New Roman" w:eastAsia="Times New Roman" w:hAnsi="Times New Roman" w:cs="Times New Roman"/>
          <w:sz w:val="24"/>
          <w:szCs w:val="24"/>
        </w:rPr>
        <w:t>Blomqvist</w:t>
      </w:r>
      <w:proofErr w:type="spellEnd"/>
      <w:r>
        <w:rPr>
          <w:rFonts w:ascii="Times New Roman" w:eastAsia="Times New Roman" w:hAnsi="Times New Roman" w:cs="Times New Roman"/>
          <w:sz w:val="24"/>
          <w:szCs w:val="24"/>
        </w:rPr>
        <w:t xml:space="preserve">, L. E. </w:t>
      </w:r>
      <w:proofErr w:type="spellStart"/>
      <w:r>
        <w:rPr>
          <w:rFonts w:ascii="Times New Roman" w:eastAsia="Times New Roman" w:hAnsi="Times New Roman" w:cs="Times New Roman"/>
          <w:sz w:val="24"/>
          <w:szCs w:val="24"/>
        </w:rPr>
        <w:t>Bassioni</w:t>
      </w:r>
      <w:proofErr w:type="spellEnd"/>
      <w:r>
        <w:rPr>
          <w:rFonts w:ascii="Times New Roman" w:eastAsia="Times New Roman" w:hAnsi="Times New Roman" w:cs="Times New Roman"/>
          <w:sz w:val="24"/>
          <w:szCs w:val="24"/>
        </w:rPr>
        <w:t xml:space="preserve">, E. M. E. M. Nasr, A. </w:t>
      </w:r>
      <w:proofErr w:type="spellStart"/>
      <w:r>
        <w:rPr>
          <w:rFonts w:ascii="Times New Roman" w:eastAsia="Times New Roman" w:hAnsi="Times New Roman" w:cs="Times New Roman"/>
          <w:sz w:val="24"/>
          <w:szCs w:val="24"/>
        </w:rPr>
        <w:t>Paananen</w:t>
      </w:r>
      <w:proofErr w:type="spellEnd"/>
      <w:r>
        <w:rPr>
          <w:rFonts w:ascii="Times New Roman" w:eastAsia="Times New Roman" w:hAnsi="Times New Roman" w:cs="Times New Roman"/>
          <w:sz w:val="24"/>
          <w:szCs w:val="24"/>
        </w:rPr>
        <w:t xml:space="preserve">, S. </w:t>
      </w:r>
      <w:proofErr w:type="spellStart"/>
      <w:r>
        <w:rPr>
          <w:rFonts w:ascii="Times New Roman" w:eastAsia="Times New Roman" w:hAnsi="Times New Roman" w:cs="Times New Roman"/>
          <w:sz w:val="24"/>
          <w:szCs w:val="24"/>
        </w:rPr>
        <w:t>Kaijalainen</w:t>
      </w:r>
      <w:proofErr w:type="spellEnd"/>
      <w:r>
        <w:rPr>
          <w:rFonts w:ascii="Times New Roman" w:eastAsia="Times New Roman" w:hAnsi="Times New Roman" w:cs="Times New Roman"/>
          <w:sz w:val="24"/>
          <w:szCs w:val="24"/>
        </w:rPr>
        <w:t xml:space="preserve">, H. Asghar, E. de </w:t>
      </w:r>
      <w:proofErr w:type="spellStart"/>
      <w:r>
        <w:rPr>
          <w:rFonts w:ascii="Times New Roman" w:eastAsia="Times New Roman" w:hAnsi="Times New Roman" w:cs="Times New Roman"/>
          <w:sz w:val="24"/>
          <w:szCs w:val="24"/>
        </w:rPr>
        <w:t>Gourville</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Roivainen</w:t>
      </w:r>
      <w:proofErr w:type="spellEnd"/>
      <w:r>
        <w:rPr>
          <w:rFonts w:ascii="Times New Roman" w:eastAsia="Times New Roman" w:hAnsi="Times New Roman" w:cs="Times New Roman"/>
          <w:sz w:val="24"/>
          <w:szCs w:val="24"/>
        </w:rPr>
        <w:t>, Detection of Imported Wild Polioviruses and of Vaccine-Derived Polioviruses by Environmental Surveillance in Egypt. Applied and Environmental Microbiology. 78, 5406 (2012).</w:t>
      </w:r>
    </w:p>
    <w:p w14:paraId="0000011D" w14:textId="77777777" w:rsidR="00E85944" w:rsidRDefault="00E85944">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0000011E" w14:textId="77777777" w:rsidR="00E85944" w:rsidRDefault="00716926">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WHO, 2020. </w:t>
      </w:r>
      <w:proofErr w:type="spellStart"/>
      <w:r>
        <w:rPr>
          <w:rFonts w:ascii="Times New Roman" w:eastAsia="Times New Roman" w:hAnsi="Times New Roman" w:cs="Times New Roman"/>
          <w:sz w:val="24"/>
          <w:szCs w:val="24"/>
        </w:rPr>
        <w:t>Declaración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sobre</w:t>
      </w:r>
      <w:proofErr w:type="spellEnd"/>
      <w:r>
        <w:rPr>
          <w:rFonts w:ascii="Times New Roman" w:eastAsia="Times New Roman" w:hAnsi="Times New Roman" w:cs="Times New Roman"/>
          <w:sz w:val="24"/>
          <w:szCs w:val="24"/>
        </w:rPr>
        <w:t xml:space="preserve"> la </w:t>
      </w:r>
      <w:proofErr w:type="spellStart"/>
      <w:r>
        <w:rPr>
          <w:rFonts w:ascii="Times New Roman" w:eastAsia="Times New Roman" w:hAnsi="Times New Roman" w:cs="Times New Roman"/>
          <w:sz w:val="24"/>
          <w:szCs w:val="24"/>
        </w:rPr>
        <w:t>segunda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reunión</w:t>
      </w:r>
      <w:proofErr w:type="spellEnd"/>
      <w:r>
        <w:rPr>
          <w:rFonts w:ascii="Times New Roman" w:eastAsia="Times New Roman" w:hAnsi="Times New Roman" w:cs="Times New Roman"/>
          <w:sz w:val="24"/>
          <w:szCs w:val="24"/>
        </w:rPr>
        <w:t xml:space="preserve"> del </w:t>
      </w:r>
      <w:proofErr w:type="spellStart"/>
      <w:r>
        <w:rPr>
          <w:rFonts w:ascii="Times New Roman" w:eastAsia="Times New Roman" w:hAnsi="Times New Roman" w:cs="Times New Roman"/>
          <w:sz w:val="24"/>
          <w:szCs w:val="24"/>
        </w:rPr>
        <w:t>Comité</w:t>
      </w:r>
      <w:proofErr w:type="spellEnd"/>
      <w:r>
        <w:rPr>
          <w:rFonts w:ascii="Times New Roman" w:eastAsia="Times New Roman" w:hAnsi="Times New Roman" w:cs="Times New Roman"/>
          <w:sz w:val="24"/>
          <w:szCs w:val="24"/>
        </w:rPr>
        <w:t xml:space="preserve"> de </w:t>
      </w:r>
      <w:proofErr w:type="spellStart"/>
      <w:r>
        <w:rPr>
          <w:rFonts w:ascii="Times New Roman" w:eastAsia="Times New Roman" w:hAnsi="Times New Roman" w:cs="Times New Roman"/>
          <w:sz w:val="24"/>
          <w:szCs w:val="24"/>
        </w:rPr>
        <w:t>Emergencias</w:t>
      </w:r>
      <w:proofErr w:type="spellEnd"/>
      <w:r>
        <w:rPr>
          <w:rFonts w:ascii="Times New Roman" w:eastAsia="Times New Roman" w:hAnsi="Times New Roman" w:cs="Times New Roman"/>
          <w:sz w:val="24"/>
          <w:szCs w:val="24"/>
        </w:rPr>
        <w:t xml:space="preserve"> del </w:t>
      </w:r>
      <w:proofErr w:type="spellStart"/>
      <w:r>
        <w:rPr>
          <w:rFonts w:ascii="Times New Roman" w:eastAsia="Times New Roman" w:hAnsi="Times New Roman" w:cs="Times New Roman"/>
          <w:sz w:val="24"/>
          <w:szCs w:val="24"/>
        </w:rPr>
        <w:t>Reglamento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Sanitario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Internacional</w:t>
      </w:r>
      <w:proofErr w:type="spellEnd"/>
      <w:r>
        <w:rPr>
          <w:rFonts w:ascii="Times New Roman" w:eastAsia="Times New Roman" w:hAnsi="Times New Roman" w:cs="Times New Roman"/>
          <w:sz w:val="24"/>
          <w:szCs w:val="24"/>
        </w:rPr>
        <w:t xml:space="preserve"> (2005) </w:t>
      </w:r>
      <w:proofErr w:type="spellStart"/>
      <w:r>
        <w:rPr>
          <w:rFonts w:ascii="Times New Roman" w:eastAsia="Times New Roman" w:hAnsi="Times New Roman" w:cs="Times New Roman"/>
          <w:sz w:val="24"/>
          <w:szCs w:val="24"/>
        </w:rPr>
        <w:t>acerca</w:t>
      </w:r>
      <w:proofErr w:type="spellEnd"/>
      <w:r>
        <w:rPr>
          <w:rFonts w:ascii="Times New Roman" w:eastAsia="Times New Roman" w:hAnsi="Times New Roman" w:cs="Times New Roman"/>
          <w:sz w:val="24"/>
          <w:szCs w:val="24"/>
        </w:rPr>
        <w:t xml:space="preserve"> del </w:t>
      </w:r>
      <w:proofErr w:type="spellStart"/>
      <w:r>
        <w:rPr>
          <w:rFonts w:ascii="Times New Roman" w:eastAsia="Times New Roman" w:hAnsi="Times New Roman" w:cs="Times New Roman"/>
          <w:sz w:val="24"/>
          <w:szCs w:val="24"/>
        </w:rPr>
        <w:t>brote</w:t>
      </w:r>
      <w:proofErr w:type="spellEnd"/>
      <w:r>
        <w:rPr>
          <w:rFonts w:ascii="Times New Roman" w:eastAsia="Times New Roman" w:hAnsi="Times New Roman" w:cs="Times New Roman"/>
          <w:sz w:val="24"/>
          <w:szCs w:val="24"/>
        </w:rPr>
        <w:t xml:space="preserve"> del nuevo coronavirus (2019-nCoV). https://www.who.int/es/news-room/detail/30-01-2020-statement-on-the-second-meeting-of-the-international-health-regulations-(2005)-emergency-committee-regarding-the-outbreak-of-novel-coronavirus-(2019-ncov)</w:t>
      </w:r>
    </w:p>
    <w:p w14:paraId="0000011F" w14:textId="77777777" w:rsidR="00E85944" w:rsidRDefault="00E85944">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00000120" w14:textId="77777777" w:rsidR="00E85944" w:rsidRDefault="00716926">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WHO, 2020. Coronavirus disease (COVID-19) Situation Report – 104</w:t>
      </w:r>
    </w:p>
    <w:p w14:paraId="00000121" w14:textId="77777777" w:rsidR="00E85944" w:rsidRDefault="00716926">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https://www.who.int/docs/default-source/coronaviruse/situation-reports/20200503-covid-19-sitrep-104.pdf?sfvrsn=53328f46_2</w:t>
      </w:r>
    </w:p>
    <w:p w14:paraId="00000122" w14:textId="77777777" w:rsidR="00E85944" w:rsidRDefault="00E85944">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00000123" w14:textId="77777777" w:rsidR="00E85944" w:rsidRDefault="00716926">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 W. Wang, J. Li, T. Guo, B. Zhen, Q. Kong, B. Yi, Z. Li, N. Song, M. </w:t>
      </w:r>
      <w:proofErr w:type="spellStart"/>
      <w:r>
        <w:rPr>
          <w:rFonts w:ascii="Times New Roman" w:eastAsia="Times New Roman" w:hAnsi="Times New Roman" w:cs="Times New Roman"/>
          <w:sz w:val="24"/>
          <w:szCs w:val="24"/>
        </w:rPr>
        <w:t>Jin</w:t>
      </w:r>
      <w:proofErr w:type="spellEnd"/>
      <w:r>
        <w:rPr>
          <w:rFonts w:ascii="Times New Roman" w:eastAsia="Times New Roman" w:hAnsi="Times New Roman" w:cs="Times New Roman"/>
          <w:sz w:val="24"/>
          <w:szCs w:val="24"/>
        </w:rPr>
        <w:t xml:space="preserve">, W. Xiao, X. Zhu, C. Gu, J. Yin, W. Wei, W. Yao, C. Liu, J. Li, G. </w:t>
      </w:r>
      <w:proofErr w:type="spellStart"/>
      <w:r>
        <w:rPr>
          <w:rFonts w:ascii="Times New Roman" w:eastAsia="Times New Roman" w:hAnsi="Times New Roman" w:cs="Times New Roman"/>
          <w:sz w:val="24"/>
          <w:szCs w:val="24"/>
        </w:rPr>
        <w:t>Ou</w:t>
      </w:r>
      <w:proofErr w:type="spellEnd"/>
      <w:r>
        <w:rPr>
          <w:rFonts w:ascii="Times New Roman" w:eastAsia="Times New Roman" w:hAnsi="Times New Roman" w:cs="Times New Roman"/>
          <w:sz w:val="24"/>
          <w:szCs w:val="24"/>
        </w:rPr>
        <w:t xml:space="preserve">, M. Wang, T. Fang, G. Wang, Y. </w:t>
      </w:r>
      <w:proofErr w:type="spellStart"/>
      <w:r>
        <w:rPr>
          <w:rFonts w:ascii="Times New Roman" w:eastAsia="Times New Roman" w:hAnsi="Times New Roman" w:cs="Times New Roman"/>
          <w:sz w:val="24"/>
          <w:szCs w:val="24"/>
        </w:rPr>
        <w:t>Qiu</w:t>
      </w:r>
      <w:proofErr w:type="spellEnd"/>
      <w:r>
        <w:rPr>
          <w:rFonts w:ascii="Times New Roman" w:eastAsia="Times New Roman" w:hAnsi="Times New Roman" w:cs="Times New Roman"/>
          <w:sz w:val="24"/>
          <w:szCs w:val="24"/>
        </w:rPr>
        <w:t>, H. Wu, F. Chao, J. Li, Concentration and detection of SARS coronavirus in sewage from Xiao Tang Shan Hospital and the 309th Hospital of the Chinese People’s Liberation Army. Water Sci. Technol. 52, 213–221 (2005).</w:t>
      </w:r>
    </w:p>
    <w:p w14:paraId="00000124" w14:textId="77777777" w:rsidR="00E85944" w:rsidRDefault="00E85944">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00000125" w14:textId="77777777" w:rsidR="00E85944" w:rsidRDefault="00716926">
      <w:pPr>
        <w:pBdr>
          <w:top w:val="none" w:sz="0" w:space="11" w:color="auto"/>
        </w:pBdr>
        <w:shd w:val="clear" w:color="auto" w:fill="FFFFFF"/>
        <w:spacing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Zar</w:t>
      </w:r>
      <w:proofErr w:type="spellEnd"/>
      <w:r>
        <w:rPr>
          <w:rFonts w:ascii="Times New Roman" w:eastAsia="Times New Roman" w:hAnsi="Times New Roman" w:cs="Times New Roman"/>
          <w:sz w:val="24"/>
          <w:szCs w:val="24"/>
        </w:rPr>
        <w:t>, J.H. (1996) Biostatistical Analysis. 3rd Edition, Prentice Hall, Inc., Upper Saddle River.</w:t>
      </w:r>
    </w:p>
    <w:p w14:paraId="00000129" w14:textId="77777777" w:rsidR="00E85944" w:rsidRDefault="00E85944">
      <w:pPr>
        <w:pBdr>
          <w:top w:val="nil"/>
          <w:left w:val="nil"/>
          <w:bottom w:val="nil"/>
          <w:right w:val="nil"/>
          <w:between w:val="nil"/>
        </w:pBdr>
        <w:spacing w:line="240" w:lineRule="auto"/>
        <w:rPr>
          <w:rFonts w:ascii="Times New Roman" w:eastAsia="Times New Roman" w:hAnsi="Times New Roman" w:cs="Times New Roman"/>
          <w:sz w:val="24"/>
          <w:szCs w:val="24"/>
          <w:highlight w:val="cyan"/>
        </w:rPr>
      </w:pPr>
    </w:p>
    <w:sectPr w:rsidR="00E85944">
      <w:footerReference w:type="default" r:id="rId26"/>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2" w:author="muyaguari@yahoo.com" w:date="2021-05-20T17:56:00Z" w:initials="m">
    <w:p w14:paraId="751B5479" w14:textId="73B2B240" w:rsidR="0089102D" w:rsidRDefault="0089102D">
      <w:pPr>
        <w:pStyle w:val="CommentText"/>
      </w:pPr>
      <w:r>
        <w:rPr>
          <w:rStyle w:val="CommentReference"/>
        </w:rPr>
        <w:annotationRef/>
      </w:r>
      <w:r>
        <w:t>Fish processing facilities or fishing spots</w:t>
      </w:r>
    </w:p>
  </w:comment>
  <w:comment w:id="67" w:author="muyaguari@yahoo.com" w:date="2021-05-20T17:58:00Z" w:initials="m">
    <w:p w14:paraId="2D936A24" w14:textId="7F683EBA" w:rsidR="0089102D" w:rsidRDefault="0089102D">
      <w:pPr>
        <w:pStyle w:val="CommentText"/>
      </w:pPr>
      <w:r>
        <w:rPr>
          <w:rStyle w:val="CommentReference"/>
        </w:rPr>
        <w:annotationRef/>
      </w:r>
      <w:r>
        <w:t xml:space="preserve">Chemical, biological </w:t>
      </w:r>
      <w:r>
        <w:t xml:space="preserve">contaminants?. </w:t>
      </w:r>
      <w:r>
        <w:t>Antropogenic activities?</w:t>
      </w:r>
    </w:p>
  </w:comment>
  <w:comment w:id="69" w:author="muyaguari@yahoo.com" w:date="2021-05-20T18:21:00Z" w:initials="m">
    <w:p w14:paraId="3D7960B8" w14:textId="4928F46A" w:rsidR="00DC4A4A" w:rsidRDefault="00DC4A4A">
      <w:pPr>
        <w:pStyle w:val="CommentText"/>
      </w:pPr>
      <w:r>
        <w:rPr>
          <w:rStyle w:val="CommentReference"/>
        </w:rPr>
        <w:annotationRef/>
      </w:r>
      <w:r>
        <w:t>Only mentioned once, so no point to use acronym</w:t>
      </w:r>
    </w:p>
  </w:comment>
  <w:comment w:id="71" w:author="muyaguari@yahoo.com" w:date="2021-05-20T18:22:00Z" w:initials="m">
    <w:p w14:paraId="43355EA0" w14:textId="62E3A063" w:rsidR="00DC4A4A" w:rsidRDefault="00DC4A4A">
      <w:pPr>
        <w:pStyle w:val="CommentText"/>
      </w:pPr>
      <w:r>
        <w:rPr>
          <w:rStyle w:val="CommentReference"/>
        </w:rPr>
        <w:annotationRef/>
      </w:r>
      <w:r>
        <w:t>I see you mentioned Ecuador at the bottom. You can contrast these numbers by stating something like: In developing countries these are the numbers or in Ecuador the numbers are XYZ</w:t>
      </w:r>
    </w:p>
  </w:comment>
  <w:comment w:id="78" w:author="muyaguari@yahoo.com" w:date="2021-05-20T18:29:00Z" w:initials="m">
    <w:p w14:paraId="2315579D" w14:textId="77141D6B" w:rsidR="00DC4A4A" w:rsidRDefault="00DC4A4A">
      <w:pPr>
        <w:pStyle w:val="CommentText"/>
      </w:pPr>
      <w:r>
        <w:rPr>
          <w:rStyle w:val="CommentReference"/>
        </w:rPr>
        <w:annotationRef/>
      </w:r>
      <w:r>
        <w:t>Recently classified as a vascular disease</w:t>
      </w:r>
    </w:p>
  </w:comment>
  <w:comment w:id="92" w:author="muyaguari@yahoo.com" w:date="2021-05-20T18:43:00Z" w:initials="m">
    <w:p w14:paraId="5A2CC790" w14:textId="1E6BBB95" w:rsidR="00DC4A4A" w:rsidRDefault="00DC4A4A">
      <w:pPr>
        <w:pStyle w:val="CommentText"/>
      </w:pPr>
      <w:r>
        <w:rPr>
          <w:rStyle w:val="CommentReference"/>
        </w:rPr>
        <w:annotationRef/>
      </w:r>
      <w:r>
        <w:t xml:space="preserve">What is this publication. There is no reference. </w:t>
      </w:r>
      <w:r>
        <w:t>Also the murine coronavirus is different from SARS-CoV-1 and SARS-CoV-2 described in the second part. If they come from the same reference, spilt up this long sentence.</w:t>
      </w:r>
    </w:p>
  </w:comment>
  <w:comment w:id="140" w:author="muyaguari@yahoo.com" w:date="2021-05-20T18:45:00Z" w:initials="m">
    <w:p w14:paraId="26080F8F" w14:textId="7C3EE581" w:rsidR="00DC4A4A" w:rsidRDefault="00DC4A4A">
      <w:pPr>
        <w:pStyle w:val="CommentText"/>
      </w:pPr>
      <w:r>
        <w:rPr>
          <w:rStyle w:val="CommentReference"/>
        </w:rPr>
        <w:annotationRef/>
      </w:r>
      <w:r>
        <w:t xml:space="preserve">Is this post pandemic. I think this is prior to COVID-19 due to restrictions. Maybe it is true for national tourist, but not so much for international tourists post pandemic. </w:t>
      </w:r>
    </w:p>
  </w:comment>
  <w:comment w:id="227" w:author="muyaguari@yahoo.com" w:date="2021-05-20T19:09:00Z" w:initials="m">
    <w:p w14:paraId="742746C5" w14:textId="6666EB0D" w:rsidR="009630A8" w:rsidRDefault="009630A8">
      <w:pPr>
        <w:pStyle w:val="CommentText"/>
      </w:pPr>
      <w:r>
        <w:rPr>
          <w:rStyle w:val="CommentReference"/>
        </w:rPr>
        <w:annotationRef/>
      </w:r>
      <w:r>
        <w:t xml:space="preserve">What type of disinfection, very important to indicate </w:t>
      </w:r>
      <w:r>
        <w:t>here.</w:t>
      </w:r>
    </w:p>
  </w:comment>
  <w:comment w:id="258" w:author="muyaguari@yahoo.com" w:date="2021-05-28T21:12:00Z" w:initials="m">
    <w:p w14:paraId="6C463111" w14:textId="5284BA91" w:rsidR="00745F18" w:rsidRDefault="00745F18">
      <w:pPr>
        <w:pStyle w:val="CommentText"/>
      </w:pPr>
      <w:r>
        <w:rPr>
          <w:rStyle w:val="CommentReference"/>
        </w:rPr>
        <w:annotationRef/>
      </w:r>
      <w:r>
        <w:t xml:space="preserve">For how long? Within 24 hours, 30 hours. Please specify as all these parameters change for example DO will change, pH can change as well and obviously temperature. </w:t>
      </w:r>
    </w:p>
  </w:comment>
  <w:comment w:id="265" w:author="muyaguari@yahoo.com" w:date="2021-05-28T21:08:00Z" w:initials="m">
    <w:p w14:paraId="174D78CC" w14:textId="4C186721" w:rsidR="00317A7F" w:rsidRDefault="00317A7F">
      <w:pPr>
        <w:pStyle w:val="CommentText"/>
      </w:pPr>
      <w:r>
        <w:rPr>
          <w:rStyle w:val="CommentReference"/>
        </w:rPr>
        <w:annotationRef/>
      </w:r>
      <w:r>
        <w:t>Do you really need this information?</w:t>
      </w:r>
    </w:p>
  </w:comment>
  <w:comment w:id="268" w:author="muyaguari@yahoo.com" w:date="2021-05-28T21:14:00Z" w:initials="m">
    <w:p w14:paraId="48F62DC8" w14:textId="196F87EA" w:rsidR="00745F18" w:rsidRDefault="00745F18">
      <w:pPr>
        <w:pStyle w:val="CommentText"/>
      </w:pPr>
      <w:r>
        <w:rPr>
          <w:rStyle w:val="CommentReference"/>
        </w:rPr>
        <w:annotationRef/>
      </w:r>
      <w:r>
        <w:t>Please see my comment above or specify.</w:t>
      </w:r>
    </w:p>
  </w:comment>
  <w:comment w:id="273" w:author="muyaguari@yahoo.com" w:date="2021-05-28T19:50:00Z" w:initials="m">
    <w:p w14:paraId="79185805" w14:textId="314699AB" w:rsidR="00E837A1" w:rsidRDefault="00E837A1">
      <w:pPr>
        <w:pStyle w:val="CommentText"/>
      </w:pPr>
      <w:r>
        <w:rPr>
          <w:rStyle w:val="CommentReference"/>
        </w:rPr>
        <w:annotationRef/>
      </w:r>
      <w:r>
        <w:t xml:space="preserve">Which </w:t>
      </w:r>
      <w:r>
        <w:t>methods?. or References?</w:t>
      </w:r>
    </w:p>
  </w:comment>
  <w:comment w:id="275" w:author="muyaguari@yahoo.com" w:date="2021-05-28T19:51:00Z" w:initials="m">
    <w:p w14:paraId="7C820631" w14:textId="048BB6EC" w:rsidR="00E837A1" w:rsidRDefault="00E837A1">
      <w:pPr>
        <w:pStyle w:val="CommentText"/>
      </w:pPr>
      <w:r>
        <w:rPr>
          <w:rStyle w:val="CommentReference"/>
        </w:rPr>
        <w:annotationRef/>
      </w:r>
      <w:r>
        <w:t xml:space="preserve">This does not make sense. You cannot measure OD with </w:t>
      </w:r>
      <w:r>
        <w:t>qRT-PCR??</w:t>
      </w:r>
    </w:p>
  </w:comment>
  <w:comment w:id="276" w:author="muyaguari@yahoo.com" w:date="2021-05-29T09:25:00Z" w:initials="m">
    <w:p w14:paraId="14A269E8" w14:textId="66112C69" w:rsidR="00F8247C" w:rsidRDefault="00F8247C">
      <w:pPr>
        <w:pStyle w:val="CommentText"/>
      </w:pPr>
      <w:r>
        <w:rPr>
          <w:rStyle w:val="CommentReference"/>
        </w:rPr>
        <w:annotationRef/>
      </w:r>
      <w:r>
        <w:t xml:space="preserve">One comment, there are no results regarding efficiency of the methods. SMF is around 40% when I used </w:t>
      </w:r>
      <w:r>
        <w:t xml:space="preserve">Armoured RNA in my lab. </w:t>
      </w:r>
      <w:r>
        <w:t>However for Aluminum chloride I do not know</w:t>
      </w:r>
      <w:r w:rsidR="00472809">
        <w:t>. This is something can be added in the results or Discussion section.</w:t>
      </w:r>
    </w:p>
  </w:comment>
  <w:comment w:id="290" w:author="Leandro Patino" w:date="2020-11-19T13:56:00Z" w:initials="">
    <w:p w14:paraId="656F0583" w14:textId="77777777" w:rsidR="0078129B" w:rsidRDefault="0078129B" w:rsidP="0078129B">
      <w:pPr>
        <w:widowControl w:val="0"/>
        <w:pBdr>
          <w:top w:val="nil"/>
          <w:left w:val="nil"/>
          <w:bottom w:val="nil"/>
          <w:right w:val="nil"/>
          <w:between w:val="nil"/>
        </w:pBdr>
        <w:spacing w:line="240" w:lineRule="auto"/>
        <w:rPr>
          <w:color w:val="000000"/>
        </w:rPr>
      </w:pPr>
      <w:r>
        <w:rPr>
          <w:color w:val="000000"/>
        </w:rPr>
        <w:t xml:space="preserve">Debo </w:t>
      </w:r>
      <w:r>
        <w:rPr>
          <w:color w:val="000000"/>
        </w:rPr>
        <w:t>confirmar esta dilución con mis notas de laboratorio. Estoy en confinamiento y no puedo acceder a mis cuadernos.</w:t>
      </w:r>
    </w:p>
  </w:comment>
  <w:comment w:id="295" w:author="Leandro Patino" w:date="2020-11-19T13:56:00Z" w:initials="">
    <w:p w14:paraId="0000012B" w14:textId="77777777" w:rsidR="00E85944" w:rsidRDefault="00716926">
      <w:pPr>
        <w:widowControl w:val="0"/>
        <w:pBdr>
          <w:top w:val="nil"/>
          <w:left w:val="nil"/>
          <w:bottom w:val="nil"/>
          <w:right w:val="nil"/>
          <w:between w:val="nil"/>
        </w:pBdr>
        <w:spacing w:line="240" w:lineRule="auto"/>
        <w:rPr>
          <w:color w:val="000000"/>
        </w:rPr>
      </w:pPr>
      <w:r>
        <w:rPr>
          <w:color w:val="000000"/>
        </w:rPr>
        <w:t xml:space="preserve">Debo </w:t>
      </w:r>
      <w:r>
        <w:rPr>
          <w:color w:val="000000"/>
        </w:rPr>
        <w:t>confirmar esta dilución con mis notas de laboratorio. Estoy en confinamiento y no puedo acceder a mis cuadernos.</w:t>
      </w:r>
    </w:p>
  </w:comment>
  <w:comment w:id="307" w:author="muyaguari@yahoo.com" w:date="2021-05-28T19:54:00Z" w:initials="m">
    <w:p w14:paraId="75466A52" w14:textId="51579419" w:rsidR="00E837A1" w:rsidRDefault="00E837A1">
      <w:pPr>
        <w:pStyle w:val="CommentText"/>
      </w:pPr>
      <w:r>
        <w:rPr>
          <w:rStyle w:val="CommentReference"/>
        </w:rPr>
        <w:annotationRef/>
      </w:r>
      <w:r>
        <w:t>The manufacturer is IDT, the CDC implemented the methodology. So, I will reference the CDC instead. CDC 2020, try to avoid using a weblink. Add reference instead.</w:t>
      </w:r>
    </w:p>
  </w:comment>
  <w:comment w:id="309" w:author="muyaguari@yahoo.com" w:date="2021-05-28T19:57:00Z" w:initials="m">
    <w:p w14:paraId="6E85CCD9" w14:textId="56EBD83B" w:rsidR="00E837A1" w:rsidRDefault="00E837A1">
      <w:pPr>
        <w:pStyle w:val="CommentText"/>
      </w:pPr>
      <w:r>
        <w:rPr>
          <w:rStyle w:val="CommentReference"/>
        </w:rPr>
        <w:annotationRef/>
      </w:r>
      <w:r>
        <w:t>It is better to provide final volume of each reaction, also please use final concentration of primers and probes used instead of the quantities. It is pointless to have 1.5 ul when there is no concentration of primers or probe.</w:t>
      </w:r>
    </w:p>
  </w:comment>
  <w:comment w:id="327" w:author="muyaguari@yahoo.com" w:date="2021-05-28T22:28:00Z" w:initials="m">
    <w:p w14:paraId="6EFE2FD4" w14:textId="664B442F" w:rsidR="00497FBA" w:rsidRDefault="00497FBA">
      <w:pPr>
        <w:pStyle w:val="CommentText"/>
      </w:pPr>
      <w:r>
        <w:rPr>
          <w:rStyle w:val="CommentReference"/>
        </w:rPr>
        <w:annotationRef/>
      </w:r>
      <w:r>
        <w:t xml:space="preserve">I am confused here, why two separate tests were run for certain parameters and why another tests for others. I guess because they did not fit normality. In either case to run some with ANOVA and some with </w:t>
      </w:r>
      <w:r>
        <w:rPr>
          <w:rFonts w:ascii="Times New Roman" w:eastAsia="Times New Roman" w:hAnsi="Times New Roman" w:cs="Times New Roman"/>
          <w:sz w:val="24"/>
          <w:szCs w:val="24"/>
        </w:rPr>
        <w:t>Kruskal-Wallis is not appropriate. I would use all of them with the non-parametric ANOVA (aka Kruskal-Wallis)</w:t>
      </w:r>
    </w:p>
  </w:comment>
  <w:comment w:id="339" w:author="muyaguari@yahoo.com" w:date="2021-05-28T22:31:00Z" w:initials="m">
    <w:p w14:paraId="7083BA67" w14:textId="6598F5AB" w:rsidR="00497FBA" w:rsidRDefault="00497FBA">
      <w:pPr>
        <w:pStyle w:val="CommentText"/>
      </w:pPr>
      <w:r>
        <w:rPr>
          <w:rStyle w:val="CommentReference"/>
        </w:rPr>
        <w:annotationRef/>
      </w:r>
      <w:r>
        <w:t>Spearman is OK as it is non-parametric correlation.</w:t>
      </w:r>
    </w:p>
  </w:comment>
  <w:comment w:id="360" w:author="muyaguari@yahoo.com" w:date="2021-05-28T22:58:00Z" w:initials="m">
    <w:p w14:paraId="682BAF13" w14:textId="078DAD46" w:rsidR="0037712F" w:rsidRDefault="0037712F">
      <w:pPr>
        <w:pStyle w:val="CommentText"/>
      </w:pPr>
      <w:r>
        <w:rPr>
          <w:rStyle w:val="CommentReference"/>
        </w:rPr>
        <w:annotationRef/>
      </w:r>
      <w:r>
        <w:t>It was stated initially that samples were collected during low tide. Please clarify this part or make sure that is explained in sample collection.</w:t>
      </w:r>
    </w:p>
  </w:comment>
  <w:comment w:id="364" w:author="muyaguari@yahoo.com" w:date="2021-06-01T18:51:00Z" w:initials="m">
    <w:p w14:paraId="064C07CC" w14:textId="32DC7DAB" w:rsidR="00422134" w:rsidRDefault="00422134">
      <w:pPr>
        <w:pStyle w:val="CommentText"/>
      </w:pPr>
      <w:r>
        <w:rPr>
          <w:rStyle w:val="CommentReference"/>
        </w:rPr>
        <w:annotationRef/>
      </w:r>
      <w:r>
        <w:t>According to which regulation?</w:t>
      </w:r>
    </w:p>
  </w:comment>
  <w:comment w:id="370" w:author="muyaguari@yahoo.com" w:date="2021-06-01T18:53:00Z" w:initials="m">
    <w:p w14:paraId="213F1C63" w14:textId="0D17830A" w:rsidR="00422134" w:rsidRDefault="00422134">
      <w:pPr>
        <w:pStyle w:val="CommentText"/>
      </w:pPr>
      <w:r>
        <w:rPr>
          <w:rStyle w:val="CommentReference"/>
        </w:rPr>
        <w:annotationRef/>
      </w:r>
      <w:r>
        <w:t xml:space="preserve">Are these fisheries landing ports or just landing </w:t>
      </w:r>
      <w:r>
        <w:t>ports</w:t>
      </w:r>
      <w:r w:rsidR="0075607E">
        <w:t>.</w:t>
      </w:r>
    </w:p>
  </w:comment>
  <w:comment w:id="376" w:author="muyaguari@yahoo.com" w:date="2021-05-28T21:02:00Z" w:initials="m">
    <w:p w14:paraId="58088421" w14:textId="43FCF4E2" w:rsidR="005C26F5" w:rsidRDefault="005C26F5">
      <w:pPr>
        <w:pStyle w:val="CommentText"/>
      </w:pPr>
      <w:r>
        <w:rPr>
          <w:rStyle w:val="CommentReference"/>
        </w:rPr>
        <w:annotationRef/>
      </w:r>
      <w:r>
        <w:t>Please see this typo. The name of the test is Kruskal-Wallis. It is misspelled in certain sections of the manuscript.</w:t>
      </w:r>
    </w:p>
  </w:comment>
  <w:comment w:id="380" w:author="muyaguari@yahoo.com" w:date="2021-05-28T22:32:00Z" w:initials="m">
    <w:p w14:paraId="2C9AF2DF" w14:textId="27A07CF0" w:rsidR="003364D9" w:rsidRDefault="003364D9">
      <w:pPr>
        <w:pStyle w:val="CommentText"/>
      </w:pPr>
      <w:r>
        <w:rPr>
          <w:rStyle w:val="CommentReference"/>
        </w:rPr>
        <w:annotationRef/>
      </w:r>
      <w:r>
        <w:t xml:space="preserve">This table seems OK, it is not blurry. However, some values in some columns are not properly marked within the space. For </w:t>
      </w:r>
      <w:r>
        <w:t>instance TDS values for Estero Valdivia</w:t>
      </w:r>
    </w:p>
  </w:comment>
  <w:comment w:id="381" w:author="muyaguari@yahoo.com" w:date="2021-05-28T22:32:00Z" w:initials="m">
    <w:p w14:paraId="2E82CB56" w14:textId="3AAA26B0" w:rsidR="003364D9" w:rsidRDefault="003364D9">
      <w:pPr>
        <w:pStyle w:val="CommentText"/>
      </w:pPr>
      <w:r>
        <w:rPr>
          <w:rStyle w:val="CommentReference"/>
        </w:rPr>
        <w:annotationRef/>
      </w:r>
      <w:r>
        <w:t>Use: Oils and fats instead of Oils &amp; fats</w:t>
      </w:r>
    </w:p>
  </w:comment>
  <w:comment w:id="397" w:author="muyaguari@yahoo.com" w:date="2021-06-01T19:03:00Z" w:initials="m">
    <w:p w14:paraId="154DF3ED" w14:textId="6128E345" w:rsidR="00E04243" w:rsidRDefault="00E04243">
      <w:pPr>
        <w:pStyle w:val="CommentText"/>
      </w:pPr>
      <w:r>
        <w:rPr>
          <w:rStyle w:val="CommentReference"/>
        </w:rPr>
        <w:annotationRef/>
      </w:r>
      <w:r>
        <w:t>I assume here you are still referring to COD.</w:t>
      </w:r>
    </w:p>
  </w:comment>
  <w:comment w:id="410" w:author="muyaguari@yahoo.com" w:date="2021-06-01T19:02:00Z" w:initials="m">
    <w:p w14:paraId="3326ECB7" w14:textId="19672086" w:rsidR="00E04243" w:rsidRDefault="00E04243">
      <w:pPr>
        <w:pStyle w:val="CommentText"/>
      </w:pPr>
      <w:r>
        <w:rPr>
          <w:rStyle w:val="CommentReference"/>
        </w:rPr>
        <w:annotationRef/>
      </w:r>
      <w:r>
        <w:t xml:space="preserve">How do you know it is higher, did you run a statistics to prove </w:t>
      </w:r>
      <w:r>
        <w:t>it. Otherwise, just write high values or high levels.</w:t>
      </w:r>
    </w:p>
  </w:comment>
  <w:comment w:id="412" w:author="muyaguari@yahoo.com" w:date="2021-05-28T22:35:00Z" w:initials="m">
    <w:p w14:paraId="52E5C63F" w14:textId="4F9620C9" w:rsidR="003364D9" w:rsidRDefault="003364D9">
      <w:pPr>
        <w:pStyle w:val="CommentText"/>
      </w:pPr>
      <w:r>
        <w:rPr>
          <w:rStyle w:val="CommentReference"/>
        </w:rPr>
        <w:annotationRef/>
      </w:r>
      <w:r>
        <w:t>Low resolution Figures, hope this issue is solved when ready for submission.</w:t>
      </w:r>
    </w:p>
  </w:comment>
  <w:comment w:id="419" w:author="muyaguari@yahoo.com" w:date="2021-05-31T16:07:00Z" w:initials="m">
    <w:p w14:paraId="7A34B763" w14:textId="648F801D" w:rsidR="0016546D" w:rsidRDefault="0016546D">
      <w:pPr>
        <w:pStyle w:val="CommentText"/>
      </w:pPr>
      <w:r>
        <w:rPr>
          <w:rStyle w:val="CommentReference"/>
        </w:rPr>
        <w:annotationRef/>
      </w:r>
      <w:r>
        <w:t>p-value is missing here</w:t>
      </w:r>
    </w:p>
  </w:comment>
  <w:comment w:id="422" w:author="muyaguari@yahoo.com" w:date="2021-05-31T16:11:00Z" w:initials="m">
    <w:p w14:paraId="441C0D38" w14:textId="3BE0218A" w:rsidR="0016546D" w:rsidRDefault="0016546D">
      <w:pPr>
        <w:pStyle w:val="CommentText"/>
      </w:pPr>
      <w:r>
        <w:rPr>
          <w:rStyle w:val="CommentReference"/>
        </w:rPr>
        <w:annotationRef/>
      </w:r>
      <w:r>
        <w:t>This part is very confusing. Break it down into two or three sentences.</w:t>
      </w:r>
    </w:p>
  </w:comment>
  <w:comment w:id="445" w:author="muyaguari@yahoo.com" w:date="2021-05-31T14:54:00Z" w:initials="m">
    <w:p w14:paraId="18BD01C0" w14:textId="2C06F56A" w:rsidR="00451EED" w:rsidRDefault="00451EED">
      <w:pPr>
        <w:pStyle w:val="CommentText"/>
      </w:pPr>
      <w:r>
        <w:rPr>
          <w:rStyle w:val="CommentReference"/>
        </w:rPr>
        <w:annotationRef/>
      </w:r>
      <w:r>
        <w:t>I cannot see these characters</w:t>
      </w:r>
    </w:p>
  </w:comment>
  <w:comment w:id="473" w:author="muyaguari@yahoo.com" w:date="2021-05-31T16:21:00Z" w:initials="m">
    <w:p w14:paraId="024BB8F2" w14:textId="326A6D50" w:rsidR="002A57AB" w:rsidRDefault="002A57AB">
      <w:pPr>
        <w:pStyle w:val="CommentText"/>
      </w:pPr>
      <w:r>
        <w:rPr>
          <w:rStyle w:val="CommentReference"/>
        </w:rPr>
        <w:annotationRef/>
      </w:r>
      <w:r>
        <w:t xml:space="preserve"> the level of confidence has already </w:t>
      </w:r>
      <w:r>
        <w:t>being defined at 0.05 in the statistical part.</w:t>
      </w:r>
    </w:p>
  </w:comment>
  <w:comment w:id="504" w:author="muyaguari@yahoo.com" w:date="2021-05-31T16:50:00Z" w:initials="m">
    <w:p w14:paraId="3831ABD9" w14:textId="485D6128" w:rsidR="000905CC" w:rsidRDefault="000905CC">
      <w:pPr>
        <w:pStyle w:val="CommentText"/>
      </w:pPr>
      <w:r>
        <w:rPr>
          <w:rStyle w:val="CommentReference"/>
        </w:rPr>
        <w:annotationRef/>
      </w:r>
      <w:r>
        <w:t>I would include the highest of the significant value instead of p&lt;0.05 for FC and p=0.01 for E. coli that is my guessing here.</w:t>
      </w:r>
    </w:p>
  </w:comment>
  <w:comment w:id="511" w:author="muyaguari@yahoo.com" w:date="2021-05-31T19:27:00Z" w:initials="m">
    <w:p w14:paraId="276F97B9" w14:textId="74A48430" w:rsidR="009C6A61" w:rsidRDefault="009C6A61">
      <w:pPr>
        <w:pStyle w:val="CommentText"/>
      </w:pPr>
      <w:r>
        <w:rPr>
          <w:rStyle w:val="CommentReference"/>
        </w:rPr>
        <w:annotationRef/>
      </w:r>
      <w:r>
        <w:t xml:space="preserve">I think this is redundant. Also, you stated </w:t>
      </w:r>
      <w:r w:rsidR="00E36613">
        <w:rPr>
          <w:noProof/>
        </w:rPr>
        <w:t>in the intro that beacjhes are opened the entire year.</w:t>
      </w:r>
    </w:p>
  </w:comment>
  <w:comment w:id="544" w:author="muyaguari@yahoo.com" w:date="2021-05-28T23:00:00Z" w:initials="m">
    <w:p w14:paraId="2FA57065" w14:textId="191BBD87" w:rsidR="0037712F" w:rsidRDefault="0037712F">
      <w:pPr>
        <w:pStyle w:val="CommentText"/>
      </w:pPr>
      <w:r>
        <w:rPr>
          <w:rStyle w:val="CommentReference"/>
        </w:rPr>
        <w:annotationRef/>
      </w:r>
      <w:r>
        <w:t xml:space="preserve">I previously pointed this out. Graphs are good, but the bars without a scale are meaningless. </w:t>
      </w:r>
      <w:r>
        <w:t xml:space="preserve">Also there are two </w:t>
      </w:r>
      <w:r>
        <w:t>symbologies for FC, fecal coliforms. It is either FC or FCL.</w:t>
      </w:r>
    </w:p>
  </w:comment>
  <w:comment w:id="547" w:author="muyaguari@yahoo.com" w:date="2021-05-31T19:55:00Z" w:initials="m">
    <w:p w14:paraId="34BD65A2" w14:textId="3E54712E" w:rsidR="003177D0" w:rsidRDefault="003177D0">
      <w:pPr>
        <w:pStyle w:val="CommentText"/>
      </w:pPr>
      <w:r>
        <w:rPr>
          <w:rStyle w:val="CommentReference"/>
        </w:rPr>
        <w:annotationRef/>
      </w:r>
      <w:r>
        <w:t>Here I would say this is biased. It is better to include a range between XX and YY than to have average with SD. The SD is huge here and it is as a result of getting average values. Better to include ranges (lowest and highest values).</w:t>
      </w:r>
    </w:p>
  </w:comment>
  <w:comment w:id="575" w:author="muyaguari@yahoo.com" w:date="2021-05-31T19:59:00Z" w:initials="m">
    <w:p w14:paraId="5FE0EE7F" w14:textId="60797491" w:rsidR="003177D0" w:rsidRDefault="003177D0">
      <w:pPr>
        <w:pStyle w:val="CommentText"/>
      </w:pPr>
      <w:r>
        <w:rPr>
          <w:rStyle w:val="CommentReference"/>
        </w:rPr>
        <w:annotationRef/>
      </w:r>
      <w:r>
        <w:t>Be consistent with units either ml or mL</w:t>
      </w:r>
    </w:p>
  </w:comment>
  <w:comment w:id="585" w:author="muyaguari@yahoo.com" w:date="2021-05-31T20:01:00Z" w:initials="m">
    <w:p w14:paraId="0C8F6497" w14:textId="39B85A91" w:rsidR="00021222" w:rsidRDefault="00021222">
      <w:pPr>
        <w:pStyle w:val="CommentText"/>
      </w:pPr>
      <w:r>
        <w:rPr>
          <w:rStyle w:val="CommentReference"/>
        </w:rPr>
        <w:annotationRef/>
      </w:r>
      <w:r>
        <w:t>WPT has not been defined. I think you are trying to say WWTP for wastewater treatment plants</w:t>
      </w:r>
    </w:p>
  </w:comment>
  <w:comment w:id="595" w:author="muyaguari@yahoo.com" w:date="2021-05-31T20:30:00Z" w:initials="m">
    <w:p w14:paraId="73D618F8" w14:textId="554C1552" w:rsidR="00057B46" w:rsidRDefault="00057B46">
      <w:pPr>
        <w:pStyle w:val="CommentText"/>
      </w:pPr>
      <w:r>
        <w:rPr>
          <w:rStyle w:val="CommentReference"/>
        </w:rPr>
        <w:annotationRef/>
      </w:r>
      <w:r>
        <w:t>I think this can go to discussion. However, you have to demonstrate or have results prior to COVID-19 pandemic.</w:t>
      </w:r>
    </w:p>
  </w:comment>
  <w:comment w:id="634" w:author="muyaguari@yahoo.com" w:date="2021-06-01T16:33:00Z" w:initials="m">
    <w:p w14:paraId="3FB6A85E" w14:textId="7A36D4D9" w:rsidR="00293B7D" w:rsidRDefault="00293B7D">
      <w:pPr>
        <w:pStyle w:val="CommentText"/>
      </w:pPr>
      <w:r>
        <w:rPr>
          <w:rStyle w:val="CommentReference"/>
        </w:rPr>
        <w:annotationRef/>
      </w:r>
      <w:r>
        <w:t>Too many words.</w:t>
      </w:r>
    </w:p>
  </w:comment>
  <w:comment w:id="636" w:author="muyaguari@yahoo.com" w:date="2021-06-01T18:10:00Z" w:initials="m">
    <w:p w14:paraId="190DE864" w14:textId="05B40233" w:rsidR="00251A7D" w:rsidRDefault="00251A7D">
      <w:pPr>
        <w:pStyle w:val="CommentText"/>
      </w:pPr>
      <w:r>
        <w:rPr>
          <w:rStyle w:val="CommentReference"/>
        </w:rPr>
        <w:annotationRef/>
      </w:r>
      <w:r>
        <w:t xml:space="preserve">This comment is out of place. Why would you include a hypothesis </w:t>
      </w:r>
      <w:r>
        <w:t>here. Please rephrase it.</w:t>
      </w:r>
    </w:p>
  </w:comment>
  <w:comment w:id="646" w:author="muyaguari@yahoo.com" w:date="2021-06-01T19:38:00Z" w:initials="m">
    <w:p w14:paraId="4501C14C" w14:textId="77777777" w:rsidR="00D216A5" w:rsidRDefault="00D216A5" w:rsidP="00D216A5">
      <w:pPr>
        <w:pStyle w:val="CommentText"/>
      </w:pPr>
      <w:r>
        <w:rPr>
          <w:rStyle w:val="CommentReference"/>
        </w:rPr>
        <w:annotationRef/>
      </w:r>
      <w:r>
        <w:t xml:space="preserve">Can you name the location in Playas and the one in Santa </w:t>
      </w:r>
      <w:r>
        <w:t>Elena. I mean which WWTP??</w:t>
      </w:r>
    </w:p>
  </w:comment>
  <w:comment w:id="672" w:author="muyaguari@yahoo.com" w:date="2021-06-01T19:38:00Z" w:initials="m">
    <w:p w14:paraId="06ABEADA" w14:textId="469934EA" w:rsidR="00D216A5" w:rsidRDefault="00D216A5">
      <w:pPr>
        <w:pStyle w:val="CommentText"/>
      </w:pPr>
      <w:r>
        <w:rPr>
          <w:rStyle w:val="CommentReference"/>
        </w:rPr>
        <w:annotationRef/>
      </w:r>
      <w:r>
        <w:t xml:space="preserve">Can you name the location in Playas and the one in Santa </w:t>
      </w:r>
      <w:r>
        <w:t>Elena. I mean which WWTP??</w:t>
      </w:r>
    </w:p>
  </w:comment>
  <w:comment w:id="727" w:author="muyaguari@yahoo.com" w:date="2021-06-01T20:04:00Z" w:initials="m">
    <w:p w14:paraId="1045D08D" w14:textId="69D9B0B5" w:rsidR="00D63E9F" w:rsidRDefault="00D63E9F">
      <w:pPr>
        <w:pStyle w:val="CommentText"/>
      </w:pPr>
      <w:r>
        <w:rPr>
          <w:rStyle w:val="CommentReference"/>
        </w:rPr>
        <w:annotationRef/>
      </w:r>
      <w:r>
        <w:t>Unless Playas has different limits than other coastal areas of the Continental Ecuador, there is no need to state Playas.</w:t>
      </w:r>
    </w:p>
  </w:comment>
  <w:comment w:id="732" w:author="muyaguari@yahoo.com" w:date="2021-05-31T20:14:00Z" w:initials="m">
    <w:p w14:paraId="3D1D53D1" w14:textId="68F6DE2B" w:rsidR="00057B46" w:rsidRDefault="00057B46">
      <w:pPr>
        <w:pStyle w:val="CommentText"/>
      </w:pPr>
      <w:r>
        <w:rPr>
          <w:rStyle w:val="CommentReference"/>
        </w:rPr>
        <w:annotationRef/>
      </w:r>
      <w:r>
        <w:t>These are NOT Water Treatment Plants (aka drinking water systems). These are wastewater treatment plants or WWTPs</w:t>
      </w:r>
    </w:p>
  </w:comment>
  <w:comment w:id="733" w:author="muyaguari@yahoo.com" w:date="2021-05-28T20:21:00Z" w:initials="m">
    <w:p w14:paraId="41FC709A" w14:textId="5BF9DDDB" w:rsidR="00D5112C" w:rsidRDefault="00D5112C">
      <w:pPr>
        <w:pStyle w:val="CommentText"/>
      </w:pPr>
      <w:r>
        <w:rPr>
          <w:rStyle w:val="CommentReference"/>
        </w:rPr>
        <w:annotationRef/>
      </w:r>
      <w:r>
        <w:t>Table is blurry. Please copy and paste properly</w:t>
      </w:r>
    </w:p>
  </w:comment>
  <w:comment w:id="739" w:author="muyaguari@yahoo.com" w:date="2021-05-28T20:25:00Z" w:initials="m">
    <w:p w14:paraId="6C998C51" w14:textId="17D99D40" w:rsidR="00D5112C" w:rsidRDefault="00D5112C">
      <w:pPr>
        <w:pStyle w:val="CommentText"/>
      </w:pPr>
      <w:r>
        <w:rPr>
          <w:rStyle w:val="CommentReference"/>
        </w:rPr>
        <w:annotationRef/>
      </w:r>
      <w:r>
        <w:t>This is gotten straight from whatever software is being use. t-test or t-statistic is the proper way to name it.</w:t>
      </w:r>
    </w:p>
  </w:comment>
  <w:comment w:id="734" w:author="muyaguari@yahoo.com" w:date="2021-06-01T20:06:00Z" w:initials="m">
    <w:p w14:paraId="1D21F185" w14:textId="2869C9DA" w:rsidR="00D63E9F" w:rsidRDefault="00D63E9F">
      <w:pPr>
        <w:pStyle w:val="CommentText"/>
      </w:pPr>
      <w:r>
        <w:rPr>
          <w:rStyle w:val="CommentReference"/>
        </w:rPr>
        <w:annotationRef/>
      </w:r>
      <w:r>
        <w:t>SARS-CoV-2. Please check the name through the entire manuscript</w:t>
      </w:r>
    </w:p>
  </w:comment>
  <w:comment w:id="744" w:author="muyaguari@yahoo.com" w:date="2021-05-28T20:22:00Z" w:initials="m">
    <w:p w14:paraId="1BC104E2" w14:textId="58CA8693" w:rsidR="00D5112C" w:rsidRDefault="00D5112C">
      <w:pPr>
        <w:pStyle w:val="CommentText"/>
      </w:pPr>
      <w:r>
        <w:rPr>
          <w:rStyle w:val="CommentReference"/>
        </w:rPr>
        <w:annotationRef/>
      </w:r>
      <w:r>
        <w:t>Same comment as above. Poor resolution of the table.</w:t>
      </w:r>
    </w:p>
  </w:comment>
  <w:comment w:id="776" w:author="muyaguari@yahoo.com" w:date="2021-06-01T20:10:00Z" w:initials="m">
    <w:p w14:paraId="29CE0D43" w14:textId="4AC03F57" w:rsidR="006E66DB" w:rsidRDefault="006E66DB">
      <w:pPr>
        <w:pStyle w:val="CommentText"/>
      </w:pPr>
      <w:r>
        <w:rPr>
          <w:rStyle w:val="CommentReference"/>
        </w:rPr>
        <w:annotationRef/>
      </w:r>
      <w:r>
        <w:t xml:space="preserve">Some information is missing here. Four components, but Dimension 1 and 2 explain 67.5% of the variability. </w:t>
      </w:r>
    </w:p>
  </w:comment>
  <w:comment w:id="845" w:author="muyaguari@yahoo.com" w:date="2021-06-01T18:22:00Z" w:initials="m">
    <w:p w14:paraId="377300C6" w14:textId="79E21D55" w:rsidR="00251A7D" w:rsidRDefault="00251A7D">
      <w:pPr>
        <w:pStyle w:val="CommentText"/>
      </w:pPr>
      <w:r>
        <w:rPr>
          <w:rStyle w:val="CommentReference"/>
        </w:rPr>
        <w:annotationRef/>
      </w:r>
      <w:r>
        <w:t xml:space="preserve">Are these numbers significant or </w:t>
      </w:r>
      <w:r>
        <w:t>not. Moderate and inversely proportional do not tell me much unless there is some significance.</w:t>
      </w:r>
      <w:r w:rsidR="006E66DB">
        <w:t xml:space="preserve"> Spearman can also generate p-values.</w:t>
      </w:r>
    </w:p>
  </w:comment>
  <w:comment w:id="855" w:author="muyaguari@yahoo.com" w:date="2021-06-01T18:38:00Z" w:initials="m">
    <w:p w14:paraId="2858D58C" w14:textId="765554C2" w:rsidR="00422134" w:rsidRDefault="00422134">
      <w:pPr>
        <w:pStyle w:val="CommentText"/>
      </w:pPr>
      <w:r>
        <w:rPr>
          <w:rStyle w:val="CommentReference"/>
        </w:rPr>
        <w:annotationRef/>
      </w:r>
      <w:r>
        <w:t>This part is duplicated in the paragraph.</w:t>
      </w:r>
    </w:p>
  </w:comment>
  <w:comment w:id="862" w:author="muyaguari@yahoo.com" w:date="2021-05-28T20:07:00Z" w:initials="m">
    <w:p w14:paraId="49DC9875" w14:textId="2AF4CAE6" w:rsidR="00647C04" w:rsidRDefault="00647C04">
      <w:pPr>
        <w:pStyle w:val="CommentText"/>
      </w:pPr>
      <w:r>
        <w:rPr>
          <w:rStyle w:val="CommentReference"/>
        </w:rPr>
        <w:annotationRef/>
      </w:r>
      <w:r>
        <w:t>This is a comment I previously pointed out. All metadata is OK. However, why SARS-CoV-2 gene copy numbers are not included in this analysis</w:t>
      </w:r>
      <w:r w:rsidR="00251A7D">
        <w:t xml:space="preserve"> to check which component may be driven them</w:t>
      </w:r>
      <w:r>
        <w:t>.</w:t>
      </w:r>
      <w:r w:rsidR="00422134">
        <w:t xml:space="preserve"> I know SARS was detected in two beaches</w:t>
      </w:r>
      <w:r w:rsidR="003A3CC3">
        <w:t xml:space="preserve"> or were inconclusive</w:t>
      </w:r>
      <w:r w:rsidR="00422134">
        <w:t>. Is there any association between FC, E. coli and SARS-CoV-</w:t>
      </w:r>
      <w:r w:rsidR="00422134">
        <w:t>2.</w:t>
      </w:r>
    </w:p>
  </w:comment>
  <w:comment w:id="863" w:author="muyaguari@yahoo.com" w:date="2021-05-28T20:44:00Z" w:initials="m">
    <w:p w14:paraId="5D1DDA7E" w14:textId="1B59C4AB" w:rsidR="00103B88" w:rsidRDefault="00103B88">
      <w:pPr>
        <w:pStyle w:val="CommentText"/>
      </w:pPr>
      <w:r>
        <w:rPr>
          <w:rStyle w:val="CommentReference"/>
        </w:rPr>
        <w:annotationRef/>
      </w:r>
      <w:r>
        <w:t xml:space="preserve">The Discussion is small. I would consider to merge Results and Discussion in one section. </w:t>
      </w:r>
    </w:p>
  </w:comment>
  <w:comment w:id="866" w:author="muyaguari@yahoo.com" w:date="2021-06-01T20:19:00Z" w:initials="m">
    <w:p w14:paraId="284F8065" w14:textId="19F2D400" w:rsidR="006E66DB" w:rsidRDefault="006E66DB">
      <w:pPr>
        <w:pStyle w:val="CommentText"/>
      </w:pPr>
      <w:r>
        <w:rPr>
          <w:rStyle w:val="CommentReference"/>
        </w:rPr>
        <w:annotationRef/>
      </w:r>
      <w:r>
        <w:t>This is a very long sentence. Break it down into 2.</w:t>
      </w:r>
    </w:p>
  </w:comment>
  <w:comment w:id="926" w:author="muyaguari@yahoo.com" w:date="2021-06-01T21:26:00Z" w:initials="m">
    <w:p w14:paraId="37D37448" w14:textId="411DEEA2" w:rsidR="00B41083" w:rsidRDefault="00B41083">
      <w:pPr>
        <w:pStyle w:val="CommentText"/>
      </w:pPr>
      <w:r>
        <w:rPr>
          <w:rStyle w:val="CommentReference"/>
        </w:rPr>
        <w:annotationRef/>
      </w:r>
      <w:r>
        <w:t xml:space="preserve">This is a very bold statement. E. coli is present in </w:t>
      </w:r>
      <w:r>
        <w:t xml:space="preserve">mammals gut. So you mean we are all sick. </w:t>
      </w:r>
    </w:p>
  </w:comment>
  <w:comment w:id="925" w:author="muyaguari@yahoo.com" w:date="2021-06-01T21:27:00Z" w:initials="m">
    <w:p w14:paraId="0A268482" w14:textId="521EC3FF" w:rsidR="00B41083" w:rsidRDefault="00B41083">
      <w:pPr>
        <w:pStyle w:val="CommentText"/>
      </w:pPr>
      <w:r>
        <w:rPr>
          <w:rStyle w:val="CommentReference"/>
        </w:rPr>
        <w:annotationRef/>
      </w:r>
      <w:r>
        <w:t xml:space="preserve">These two sentences are redundant, please clarify. You keep mentioning about 8 beaches and again </w:t>
      </w:r>
      <w:r>
        <w:t>Anconcito and Esterillo. Above or Paragraph 1 of this discussion, you wrote about microbial pollution, but you do not make a point. The two paragraphs are redundant as well.</w:t>
      </w:r>
    </w:p>
  </w:comment>
  <w:comment w:id="927" w:author="muyaguari@yahoo.com" w:date="2021-06-01T21:32:00Z" w:initials="m">
    <w:p w14:paraId="5842479C" w14:textId="4865830C" w:rsidR="00B41083" w:rsidRDefault="00B41083">
      <w:pPr>
        <w:pStyle w:val="CommentText"/>
      </w:pPr>
      <w:r>
        <w:rPr>
          <w:rStyle w:val="CommentReference"/>
        </w:rPr>
        <w:annotationRef/>
      </w:r>
      <w:r>
        <w:t>Again it is redundant, go to the point.</w:t>
      </w:r>
    </w:p>
  </w:comment>
  <w:comment w:id="965" w:author="muyaguari@yahoo.com" w:date="2021-05-28T20:16:00Z" w:initials="m">
    <w:p w14:paraId="798FDAE3" w14:textId="18C9EAE1" w:rsidR="003A3CC3" w:rsidRDefault="003A3CC3">
      <w:pPr>
        <w:pStyle w:val="CommentText"/>
      </w:pPr>
      <w:r>
        <w:rPr>
          <w:rStyle w:val="CommentReference"/>
        </w:rPr>
        <w:annotationRef/>
      </w:r>
      <w:r>
        <w:t>One comment, it would be good to know how many times within a year raw discharges occur. They may tell you NO, but even in developed countries raw wastewater discharges occur due to rainy events or a particular issue within WWTPs.</w:t>
      </w:r>
    </w:p>
  </w:comment>
  <w:comment w:id="984" w:author="muyaguari@yahoo.com" w:date="2021-05-28T20:36:00Z" w:initials="m">
    <w:p w14:paraId="618F31DD" w14:textId="184DF08C" w:rsidR="00103B88" w:rsidRDefault="00103B88">
      <w:pPr>
        <w:pStyle w:val="CommentText"/>
      </w:pPr>
      <w:r>
        <w:rPr>
          <w:rStyle w:val="CommentReference"/>
        </w:rPr>
        <w:annotationRef/>
      </w:r>
      <w:r>
        <w:t>Try to add one extra example besides the o</w:t>
      </w:r>
      <w:r w:rsidR="00E36613">
        <w:rPr>
          <w:noProof/>
        </w:rPr>
        <w:t>ne reported in South Africa.</w:t>
      </w:r>
    </w:p>
  </w:comment>
  <w:comment w:id="994" w:author="muyaguari@yahoo.com" w:date="2021-05-28T20:34:00Z" w:initials="m">
    <w:p w14:paraId="6CAAE19A" w14:textId="4635D106" w:rsidR="00103B88" w:rsidRDefault="00103B88">
      <w:pPr>
        <w:pStyle w:val="CommentText"/>
      </w:pPr>
      <w:r>
        <w:rPr>
          <w:rStyle w:val="CommentReference"/>
        </w:rPr>
        <w:annotationRef/>
      </w:r>
      <w:r>
        <w:t>What local flora and fauna. Name some of this Fauna. Flora and fauna sound good but too broad. Local species present in this area such as XXXX are impacted</w:t>
      </w:r>
    </w:p>
  </w:comment>
  <w:comment w:id="1015" w:author="muyaguari@yahoo.com" w:date="2021-05-28T20:43:00Z" w:initials="m">
    <w:p w14:paraId="2A950F82" w14:textId="7AFF06B6" w:rsidR="00103B88" w:rsidRDefault="00103B88">
      <w:pPr>
        <w:pStyle w:val="CommentText"/>
      </w:pPr>
      <w:r>
        <w:rPr>
          <w:rStyle w:val="CommentReference"/>
        </w:rPr>
        <w:annotationRef/>
      </w:r>
      <w:r>
        <w:t xml:space="preserve">Add additional reference as it seems all the discussion in the previous paragraph and this one came from </w:t>
      </w:r>
      <w:r>
        <w:t>Edokpayi et al., 2017.</w:t>
      </w:r>
    </w:p>
  </w:comment>
  <w:comment w:id="1020" w:author="muyaguari@yahoo.com" w:date="2021-05-28T20:48:00Z" w:initials="m">
    <w:p w14:paraId="161B8F1C" w14:textId="26D66583" w:rsidR="00103B88" w:rsidRDefault="00103B88">
      <w:pPr>
        <w:pStyle w:val="CommentText"/>
      </w:pPr>
      <w:r>
        <w:rPr>
          <w:rStyle w:val="CommentReference"/>
        </w:rPr>
        <w:annotationRef/>
      </w:r>
      <w:r>
        <w:t xml:space="preserve">Was this inverse correlation significant, if so, please add word significant </w:t>
      </w:r>
      <w:r>
        <w:t>here. If we decide to merge sections, please add p-value.</w:t>
      </w:r>
    </w:p>
  </w:comment>
  <w:comment w:id="1028" w:author="muyaguari@yahoo.com" w:date="2021-05-28T20:50:00Z" w:initials="m">
    <w:p w14:paraId="495976F6" w14:textId="299244B6" w:rsidR="00103B88" w:rsidRDefault="00103B88">
      <w:pPr>
        <w:pStyle w:val="CommentText"/>
      </w:pPr>
      <w:r>
        <w:rPr>
          <w:rStyle w:val="CommentReference"/>
        </w:rPr>
        <w:annotationRef/>
      </w:r>
      <w:r>
        <w:t xml:space="preserve">What is the threshold. A threshold means </w:t>
      </w:r>
      <w:r>
        <w:t>a established value.</w:t>
      </w:r>
    </w:p>
  </w:comment>
  <w:comment w:id="1033" w:author="muyaguari@yahoo.com" w:date="2021-05-28T20:53:00Z" w:initials="m">
    <w:p w14:paraId="31EECF64" w14:textId="5376A26C" w:rsidR="00103B88" w:rsidRDefault="00103B88">
      <w:pPr>
        <w:pStyle w:val="CommentText"/>
      </w:pPr>
      <w:r>
        <w:rPr>
          <w:rStyle w:val="CommentReference"/>
        </w:rPr>
        <w:annotationRef/>
      </w:r>
      <w:r>
        <w:t xml:space="preserve">Same comment as above, all these two paragraphs rely on </w:t>
      </w:r>
      <w:r>
        <w:t xml:space="preserve">Edokpayi findings. Please use other references and examples as well </w:t>
      </w:r>
    </w:p>
  </w:comment>
  <w:comment w:id="1048" w:author="muyaguari@yahoo.com" w:date="2021-05-28T20:56:00Z" w:initials="m">
    <w:p w14:paraId="01B525D9" w14:textId="13769EC3" w:rsidR="00103B88" w:rsidRDefault="00103B88">
      <w:pPr>
        <w:pStyle w:val="CommentText"/>
      </w:pPr>
      <w:r>
        <w:rPr>
          <w:rStyle w:val="CommentReference"/>
        </w:rPr>
        <w:annotationRef/>
      </w:r>
      <w:r>
        <w:t>Add the name of the cells</w:t>
      </w:r>
    </w:p>
  </w:comment>
  <w:comment w:id="1054" w:author="muyaguari@yahoo.com" w:date="2021-05-28T20:57:00Z" w:initials="m">
    <w:p w14:paraId="4B8CB89C" w14:textId="35151C22" w:rsidR="00103B88" w:rsidRDefault="00103B88">
      <w:pPr>
        <w:pStyle w:val="CommentText"/>
      </w:pPr>
      <w:r>
        <w:rPr>
          <w:rStyle w:val="CommentReference"/>
        </w:rPr>
        <w:annotationRef/>
      </w:r>
      <w:r>
        <w:t xml:space="preserve">Or just say who conducted this study. For instance: </w:t>
      </w:r>
      <w:r>
        <w:t>Patino, unpublished results.</w:t>
      </w:r>
    </w:p>
  </w:comment>
  <w:comment w:id="1060" w:author="muyaguari@yahoo.com" w:date="2021-05-28T20:59:00Z" w:initials="m">
    <w:p w14:paraId="71024BE4" w14:textId="0C217EAA" w:rsidR="005C26F5" w:rsidRDefault="005C26F5">
      <w:pPr>
        <w:pStyle w:val="CommentText"/>
      </w:pPr>
      <w:r>
        <w:rPr>
          <w:rStyle w:val="CommentReference"/>
        </w:rPr>
        <w:annotationRef/>
      </w:r>
      <w:r>
        <w:t>So what, please add a sentence to complement or close this paragraph.</w:t>
      </w:r>
    </w:p>
  </w:comment>
  <w:comment w:id="1073" w:author="muyaguari@yahoo.com" w:date="2021-05-28T21:14:00Z" w:initials="m">
    <w:p w14:paraId="3DA6532B" w14:textId="281CF4F7" w:rsidR="00137814" w:rsidRDefault="00137814">
      <w:pPr>
        <w:pStyle w:val="CommentText"/>
      </w:pPr>
      <w:r>
        <w:rPr>
          <w:rStyle w:val="CommentReference"/>
        </w:rPr>
        <w:annotationRef/>
      </w:r>
      <w:r>
        <w:t xml:space="preserve">Add something here to compare or a reference. I am missing here another factor low precipitation in this area may be a factor, but you need to know precipitation compared to other study sites or locations. </w:t>
      </w:r>
    </w:p>
  </w:comment>
  <w:comment w:id="1128" w:author="muyaguari@yahoo.com" w:date="2021-05-28T21:43:00Z" w:initials="m">
    <w:p w14:paraId="6BA6EC21" w14:textId="77777777" w:rsidR="00137814" w:rsidRDefault="00137814">
      <w:pPr>
        <w:pStyle w:val="CommentText"/>
      </w:pPr>
      <w:r>
        <w:rPr>
          <w:rStyle w:val="CommentReference"/>
        </w:rPr>
        <w:annotationRef/>
      </w:r>
      <w:r>
        <w:t xml:space="preserve">Be very careful about this statement. </w:t>
      </w:r>
    </w:p>
    <w:p w14:paraId="3CFCD476" w14:textId="71F5A8D6" w:rsidR="00137814" w:rsidRDefault="0040543D">
      <w:pPr>
        <w:pStyle w:val="CommentText"/>
      </w:pPr>
      <w:hyperlink r:id="rId1" w:history="1">
        <w:r w:rsidR="00137814" w:rsidRPr="0077350E">
          <w:rPr>
            <w:rStyle w:val="Hyperlink"/>
          </w:rPr>
          <w:t>https://www.cdc.gov/coronavirus/2019-ncov/daily-life-coping/food-and-COVID-19.html</w:t>
        </w:r>
      </w:hyperlink>
    </w:p>
    <w:p w14:paraId="45170449" w14:textId="77777777" w:rsidR="00137814" w:rsidRDefault="00137814">
      <w:pPr>
        <w:pStyle w:val="CommentText"/>
      </w:pPr>
    </w:p>
    <w:p w14:paraId="2E004767" w14:textId="77777777" w:rsidR="00137814" w:rsidRDefault="00137814">
      <w:pPr>
        <w:pStyle w:val="CommentText"/>
      </w:pPr>
    </w:p>
    <w:p w14:paraId="1CDBE025" w14:textId="61930A96" w:rsidR="00137814" w:rsidRDefault="0040543D">
      <w:pPr>
        <w:pStyle w:val="CommentText"/>
      </w:pPr>
      <w:hyperlink r:id="rId2" w:history="1">
        <w:r w:rsidR="00137814" w:rsidRPr="0077350E">
          <w:rPr>
            <w:rStyle w:val="Hyperlink"/>
          </w:rPr>
          <w:t>https://seawestnews.com/what-you-need-to-know-about-eating-seafood-and-covid-19/</w:t>
        </w:r>
      </w:hyperlink>
    </w:p>
    <w:p w14:paraId="74C127B0" w14:textId="728614E1" w:rsidR="00137814" w:rsidRDefault="00137814">
      <w:pPr>
        <w:pStyle w:val="CommentText"/>
      </w:pPr>
    </w:p>
  </w:comment>
  <w:comment w:id="1143" w:author="muyaguari@yahoo.com" w:date="2021-05-28T21:47:00Z" w:initials="m">
    <w:p w14:paraId="7E6F27D0" w14:textId="1E5534F3" w:rsidR="00137814" w:rsidRDefault="00137814">
      <w:pPr>
        <w:pStyle w:val="CommentText"/>
      </w:pPr>
      <w:r>
        <w:rPr>
          <w:rStyle w:val="CommentReference"/>
        </w:rPr>
        <w:annotationRef/>
      </w:r>
      <w:r>
        <w:t>I would name them here instead of being very vague or broad.</w:t>
      </w:r>
    </w:p>
  </w:comment>
  <w:comment w:id="1144" w:author="muyaguari@yahoo.com" w:date="2021-05-28T21:48:00Z" w:initials="m">
    <w:p w14:paraId="755FAAEF" w14:textId="50595AAD" w:rsidR="00137814" w:rsidRDefault="00137814">
      <w:pPr>
        <w:pStyle w:val="CommentText"/>
      </w:pPr>
      <w:r>
        <w:rPr>
          <w:rStyle w:val="CommentReference"/>
        </w:rPr>
        <w:annotationRef/>
      </w:r>
      <w:r>
        <w:t xml:space="preserve">Here you can make a point about the vaccination process and delays occurring at this moment. </w:t>
      </w:r>
      <w:r>
        <w:t xml:space="preserve">Again you have to be very cautious about that statement of SARS-CoV-2 in water. There has not been a single report that has confirmed transmission in recreational waters. </w:t>
      </w:r>
    </w:p>
  </w:comment>
  <w:comment w:id="1191" w:author="muyaguari@yahoo.com" w:date="2021-05-28T22:12:00Z" w:initials="m">
    <w:p w14:paraId="17B6D4BE" w14:textId="59F19487" w:rsidR="00923E68" w:rsidRDefault="00923E68">
      <w:pPr>
        <w:pStyle w:val="CommentText"/>
      </w:pPr>
      <w:r>
        <w:rPr>
          <w:rStyle w:val="CommentReference"/>
        </w:rPr>
        <w:annotationRef/>
      </w:r>
      <w:r>
        <w:t>I do not think you need the acronym a</w:t>
      </w:r>
      <w:r w:rsidR="00E36613">
        <w:rPr>
          <w:noProof/>
        </w:rPr>
        <w:t>s it is mentioned only once. You can point out the acronym in Spanish that is widely known.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1B5479" w15:done="0"/>
  <w15:commentEx w15:paraId="2D936A24" w15:done="0"/>
  <w15:commentEx w15:paraId="3D7960B8" w15:done="0"/>
  <w15:commentEx w15:paraId="43355EA0" w15:done="0"/>
  <w15:commentEx w15:paraId="2315579D" w15:done="0"/>
  <w15:commentEx w15:paraId="5A2CC790" w15:done="0"/>
  <w15:commentEx w15:paraId="26080F8F" w15:done="0"/>
  <w15:commentEx w15:paraId="742746C5" w15:done="0"/>
  <w15:commentEx w15:paraId="6C463111" w15:done="0"/>
  <w15:commentEx w15:paraId="174D78CC" w15:done="0"/>
  <w15:commentEx w15:paraId="48F62DC8" w15:done="0"/>
  <w15:commentEx w15:paraId="79185805" w15:done="0"/>
  <w15:commentEx w15:paraId="7C820631" w15:done="0"/>
  <w15:commentEx w15:paraId="14A269E8" w15:done="0"/>
  <w15:commentEx w15:paraId="656F0583" w15:done="0"/>
  <w15:commentEx w15:paraId="0000012B" w15:done="0"/>
  <w15:commentEx w15:paraId="75466A52" w15:done="0"/>
  <w15:commentEx w15:paraId="6E85CCD9" w15:done="0"/>
  <w15:commentEx w15:paraId="6EFE2FD4" w15:done="0"/>
  <w15:commentEx w15:paraId="7083BA67" w15:done="0"/>
  <w15:commentEx w15:paraId="682BAF13" w15:done="0"/>
  <w15:commentEx w15:paraId="064C07CC" w15:done="0"/>
  <w15:commentEx w15:paraId="213F1C63" w15:done="0"/>
  <w15:commentEx w15:paraId="58088421" w15:done="0"/>
  <w15:commentEx w15:paraId="2C9AF2DF" w15:done="0"/>
  <w15:commentEx w15:paraId="2E82CB56" w15:done="0"/>
  <w15:commentEx w15:paraId="154DF3ED" w15:done="0"/>
  <w15:commentEx w15:paraId="3326ECB7" w15:done="0"/>
  <w15:commentEx w15:paraId="52E5C63F" w15:done="0"/>
  <w15:commentEx w15:paraId="7A34B763" w15:done="0"/>
  <w15:commentEx w15:paraId="441C0D38" w15:done="0"/>
  <w15:commentEx w15:paraId="18BD01C0" w15:done="0"/>
  <w15:commentEx w15:paraId="024BB8F2" w15:done="0"/>
  <w15:commentEx w15:paraId="3831ABD9" w15:done="0"/>
  <w15:commentEx w15:paraId="276F97B9" w15:done="0"/>
  <w15:commentEx w15:paraId="2FA57065" w15:done="0"/>
  <w15:commentEx w15:paraId="34BD65A2" w15:done="0"/>
  <w15:commentEx w15:paraId="5FE0EE7F" w15:done="0"/>
  <w15:commentEx w15:paraId="0C8F6497" w15:done="0"/>
  <w15:commentEx w15:paraId="73D618F8" w15:done="0"/>
  <w15:commentEx w15:paraId="3FB6A85E" w15:done="0"/>
  <w15:commentEx w15:paraId="190DE864" w15:done="0"/>
  <w15:commentEx w15:paraId="4501C14C" w15:done="0"/>
  <w15:commentEx w15:paraId="06ABEADA" w15:done="0"/>
  <w15:commentEx w15:paraId="1045D08D" w15:done="0"/>
  <w15:commentEx w15:paraId="3D1D53D1" w15:done="0"/>
  <w15:commentEx w15:paraId="41FC709A" w15:done="0"/>
  <w15:commentEx w15:paraId="6C998C51" w15:done="0"/>
  <w15:commentEx w15:paraId="1D21F185" w15:done="0"/>
  <w15:commentEx w15:paraId="1BC104E2" w15:done="0"/>
  <w15:commentEx w15:paraId="29CE0D43" w15:done="0"/>
  <w15:commentEx w15:paraId="377300C6" w15:done="0"/>
  <w15:commentEx w15:paraId="2858D58C" w15:done="0"/>
  <w15:commentEx w15:paraId="49DC9875" w15:done="0"/>
  <w15:commentEx w15:paraId="5D1DDA7E" w15:done="0"/>
  <w15:commentEx w15:paraId="284F8065" w15:done="0"/>
  <w15:commentEx w15:paraId="37D37448" w15:done="0"/>
  <w15:commentEx w15:paraId="0A268482" w15:done="0"/>
  <w15:commentEx w15:paraId="5842479C" w15:done="0"/>
  <w15:commentEx w15:paraId="798FDAE3" w15:done="0"/>
  <w15:commentEx w15:paraId="618F31DD" w15:done="0"/>
  <w15:commentEx w15:paraId="6CAAE19A" w15:done="0"/>
  <w15:commentEx w15:paraId="2A950F82" w15:done="0"/>
  <w15:commentEx w15:paraId="161B8F1C" w15:done="0"/>
  <w15:commentEx w15:paraId="495976F6" w15:done="0"/>
  <w15:commentEx w15:paraId="31EECF64" w15:done="0"/>
  <w15:commentEx w15:paraId="01B525D9" w15:done="0"/>
  <w15:commentEx w15:paraId="4B8CB89C" w15:done="0"/>
  <w15:commentEx w15:paraId="71024BE4" w15:done="0"/>
  <w15:commentEx w15:paraId="3DA6532B" w15:done="0"/>
  <w15:commentEx w15:paraId="74C127B0" w15:done="0"/>
  <w15:commentEx w15:paraId="7E6F27D0" w15:done="0"/>
  <w15:commentEx w15:paraId="755FAAEF" w15:done="0"/>
  <w15:commentEx w15:paraId="17B6D4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1213A" w16cex:dateUtc="2021-05-20T22:56:00Z"/>
  <w16cex:commentExtensible w16cex:durableId="245121B6" w16cex:dateUtc="2021-05-20T22:58:00Z"/>
  <w16cex:commentExtensible w16cex:durableId="2451271F" w16cex:dateUtc="2021-05-20T23:21:00Z"/>
  <w16cex:commentExtensible w16cex:durableId="2451275D" w16cex:dateUtc="2021-05-20T23:22:00Z"/>
  <w16cex:commentExtensible w16cex:durableId="2451290F" w16cex:dateUtc="2021-05-20T23:29:00Z"/>
  <w16cex:commentExtensible w16cex:durableId="24512C5D" w16cex:dateUtc="2021-05-20T23:43:00Z"/>
  <w16cex:commentExtensible w16cex:durableId="24512CC5" w16cex:dateUtc="2021-05-20T23:45:00Z"/>
  <w16cex:commentExtensible w16cex:durableId="2451327E" w16cex:dateUtc="2021-05-21T00:09:00Z"/>
  <w16cex:commentExtensible w16cex:durableId="245BDB51" w16cex:dateUtc="2021-05-29T02:12:00Z"/>
  <w16cex:commentExtensible w16cex:durableId="245BDA38" w16cex:dateUtc="2021-05-29T02:08:00Z"/>
  <w16cex:commentExtensible w16cex:durableId="245BDBAC" w16cex:dateUtc="2021-05-29T02:14:00Z"/>
  <w16cex:commentExtensible w16cex:durableId="245BC818" w16cex:dateUtc="2021-05-29T00:50:00Z"/>
  <w16cex:commentExtensible w16cex:durableId="245BC834" w16cex:dateUtc="2021-05-29T00:51:00Z"/>
  <w16cex:commentExtensible w16cex:durableId="24612601" w16cex:dateUtc="2021-05-29T14:25:00Z"/>
  <w16cex:commentExtensible w16cex:durableId="245BC8F2" w16cex:dateUtc="2021-05-29T00:54:00Z"/>
  <w16cex:commentExtensible w16cex:durableId="245BC9BC" w16cex:dateUtc="2021-05-29T00:57:00Z"/>
  <w16cex:commentExtensible w16cex:durableId="245BECF4" w16cex:dateUtc="2021-05-29T03:28:00Z"/>
  <w16cex:commentExtensible w16cex:durableId="245BEDAA" w16cex:dateUtc="2021-05-29T03:31:00Z"/>
  <w16cex:commentExtensible w16cex:durableId="245BF416" w16cex:dateUtc="2021-05-29T03:58:00Z"/>
  <w16cex:commentExtensible w16cex:durableId="2461004B" w16cex:dateUtc="2021-06-01T23:51:00Z"/>
  <w16cex:commentExtensible w16cex:durableId="246100C0" w16cex:dateUtc="2021-06-01T23:53:00Z"/>
  <w16cex:commentExtensible w16cex:durableId="246125F8" w16cex:dateUtc="2021-05-29T02:02:00Z"/>
  <w16cex:commentExtensible w16cex:durableId="245BEE19" w16cex:dateUtc="2021-05-29T03:32:00Z"/>
  <w16cex:commentExtensible w16cex:durableId="245BEDFC" w16cex:dateUtc="2021-05-29T03:32:00Z"/>
  <w16cex:commentExtensible w16cex:durableId="246102F9" w16cex:dateUtc="2021-06-02T00:03:00Z"/>
  <w16cex:commentExtensible w16cex:durableId="246102C6" w16cex:dateUtc="2021-06-02T00:02:00Z"/>
  <w16cex:commentExtensible w16cex:durableId="245BEE98" w16cex:dateUtc="2021-05-29T03:35:00Z"/>
  <w16cex:commentExtensible w16cex:durableId="245F884D" w16cex:dateUtc="2021-05-31T21:07:00Z"/>
  <w16cex:commentExtensible w16cex:durableId="245F891B" w16cex:dateUtc="2021-05-31T21:11:00Z"/>
  <w16cex:commentExtensible w16cex:durableId="245F7716" w16cex:dateUtc="2021-05-31T19:54:00Z"/>
  <w16cex:commentExtensible w16cex:durableId="245F8B94" w16cex:dateUtc="2021-05-31T21:21:00Z"/>
  <w16cex:commentExtensible w16cex:durableId="245F9269" w16cex:dateUtc="2021-05-31T21:50:00Z"/>
  <w16cex:commentExtensible w16cex:durableId="245FB705" w16cex:dateUtc="2021-06-01T00:27:00Z"/>
  <w16cex:commentExtensible w16cex:durableId="245BF49B" w16cex:dateUtc="2021-05-29T04:00:00Z"/>
  <w16cex:commentExtensible w16cex:durableId="245FBD95" w16cex:dateUtc="2021-06-01T00:55:00Z"/>
  <w16cex:commentExtensible w16cex:durableId="245FBE92" w16cex:dateUtc="2021-06-01T00:59:00Z"/>
  <w16cex:commentExtensible w16cex:durableId="245FBF1E" w16cex:dateUtc="2021-06-01T01:01:00Z"/>
  <w16cex:commentExtensible w16cex:durableId="245FC5D9" w16cex:dateUtc="2021-06-01T01:30:00Z"/>
  <w16cex:commentExtensible w16cex:durableId="2460DFCA" w16cex:dateUtc="2021-06-01T21:33:00Z"/>
  <w16cex:commentExtensible w16cex:durableId="2460F69D" w16cex:dateUtc="2021-06-01T23:10:00Z"/>
  <w16cex:commentExtensible w16cex:durableId="24610D2B" w16cex:dateUtc="2021-06-02T00:38:00Z"/>
  <w16cex:commentExtensible w16cex:durableId="24610B4B" w16cex:dateUtc="2021-06-02T00:38:00Z"/>
  <w16cex:commentExtensible w16cex:durableId="24611169" w16cex:dateUtc="2021-06-02T01:04:00Z"/>
  <w16cex:commentExtensible w16cex:durableId="245FC234" w16cex:dateUtc="2021-06-01T01:14:00Z"/>
  <w16cex:commentExtensible w16cex:durableId="245BCF62" w16cex:dateUtc="2021-05-29T01:21:00Z"/>
  <w16cex:commentExtensible w16cex:durableId="245BD044" w16cex:dateUtc="2021-05-29T01:25:00Z"/>
  <w16cex:commentExtensible w16cex:durableId="246111C7" w16cex:dateUtc="2021-06-02T01:06:00Z"/>
  <w16cex:commentExtensible w16cex:durableId="245BCF83" w16cex:dateUtc="2021-05-29T01:22:00Z"/>
  <w16cex:commentExtensible w16cex:durableId="246112B5" w16cex:dateUtc="2021-06-02T01:10:00Z"/>
  <w16cex:commentExtensible w16cex:durableId="2460F976" w16cex:dateUtc="2021-06-01T23:22:00Z"/>
  <w16cex:commentExtensible w16cex:durableId="2460FD24" w16cex:dateUtc="2021-06-01T23:38:00Z"/>
  <w16cex:commentExtensible w16cex:durableId="245BCBF3" w16cex:dateUtc="2021-05-29T01:07:00Z"/>
  <w16cex:commentExtensible w16cex:durableId="246125F0" w16cex:dateUtc="2021-05-29T01:44:00Z"/>
  <w16cex:commentExtensible w16cex:durableId="246114DF" w16cex:dateUtc="2021-06-02T01:19:00Z"/>
  <w16cex:commentExtensible w16cex:durableId="24612488" w16cex:dateUtc="2021-06-02T02:26:00Z"/>
  <w16cex:commentExtensible w16cex:durableId="246124C0" w16cex:dateUtc="2021-06-02T02:27:00Z"/>
  <w16cex:commentExtensible w16cex:durableId="246125DF" w16cex:dateUtc="2021-06-02T02:32:00Z"/>
  <w16cex:commentExtensible w16cex:durableId="246125EA" w16cex:dateUtc="2021-05-29T01:16:00Z"/>
  <w16cex:commentExtensible w16cex:durableId="246125EE" w16cex:dateUtc="2021-05-29T01:36:00Z"/>
  <w16cex:commentExtensible w16cex:durableId="246125ED" w16cex:dateUtc="2021-05-29T01:34:00Z"/>
  <w16cex:commentExtensible w16cex:durableId="246125EF" w16cex:dateUtc="2021-05-29T01:43:00Z"/>
  <w16cex:commentExtensible w16cex:durableId="246125F1" w16cex:dateUtc="2021-05-29T01:48:00Z"/>
  <w16cex:commentExtensible w16cex:durableId="246125F2" w16cex:dateUtc="2021-05-29T01:50:00Z"/>
  <w16cex:commentExtensible w16cex:durableId="246125F3" w16cex:dateUtc="2021-05-29T01:53:00Z"/>
  <w16cex:commentExtensible w16cex:durableId="246125F4" w16cex:dateUtc="2021-05-29T01:56:00Z"/>
  <w16cex:commentExtensible w16cex:durableId="246125F5" w16cex:dateUtc="2021-05-29T01:57:00Z"/>
  <w16cex:commentExtensible w16cex:durableId="246125F6" w16cex:dateUtc="2021-05-29T01:59:00Z"/>
  <w16cex:commentExtensible w16cex:durableId="246125F9" w16cex:dateUtc="2021-05-29T02:14:00Z"/>
  <w16cex:commentExtensible w16cex:durableId="246125FA" w16cex:dateUtc="2021-05-29T02:43:00Z"/>
  <w16cex:commentExtensible w16cex:durableId="246125FB" w16cex:dateUtc="2021-05-29T02:47:00Z"/>
  <w16cex:commentExtensible w16cex:durableId="246125FC" w16cex:dateUtc="2021-05-29T02:48:00Z"/>
  <w16cex:commentExtensible w16cex:durableId="246125FE" w16cex:dateUtc="2021-05-29T03: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1B5479" w16cid:durableId="2451213A"/>
  <w16cid:commentId w16cid:paraId="2D936A24" w16cid:durableId="245121B6"/>
  <w16cid:commentId w16cid:paraId="3D7960B8" w16cid:durableId="2451271F"/>
  <w16cid:commentId w16cid:paraId="43355EA0" w16cid:durableId="2451275D"/>
  <w16cid:commentId w16cid:paraId="2315579D" w16cid:durableId="2451290F"/>
  <w16cid:commentId w16cid:paraId="5A2CC790" w16cid:durableId="24512C5D"/>
  <w16cid:commentId w16cid:paraId="26080F8F" w16cid:durableId="24512CC5"/>
  <w16cid:commentId w16cid:paraId="742746C5" w16cid:durableId="2451327E"/>
  <w16cid:commentId w16cid:paraId="6C463111" w16cid:durableId="245BDB51"/>
  <w16cid:commentId w16cid:paraId="174D78CC" w16cid:durableId="245BDA38"/>
  <w16cid:commentId w16cid:paraId="48F62DC8" w16cid:durableId="245BDBAC"/>
  <w16cid:commentId w16cid:paraId="79185805" w16cid:durableId="245BC818"/>
  <w16cid:commentId w16cid:paraId="7C820631" w16cid:durableId="245BC834"/>
  <w16cid:commentId w16cid:paraId="14A269E8" w16cid:durableId="24612601"/>
  <w16cid:commentId w16cid:paraId="656F0583" w16cid:durableId="245BEA49"/>
  <w16cid:commentId w16cid:paraId="0000012B" w16cid:durableId="24511EE8"/>
  <w16cid:commentId w16cid:paraId="75466A52" w16cid:durableId="245BC8F2"/>
  <w16cid:commentId w16cid:paraId="6E85CCD9" w16cid:durableId="245BC9BC"/>
  <w16cid:commentId w16cid:paraId="6EFE2FD4" w16cid:durableId="245BECF4"/>
  <w16cid:commentId w16cid:paraId="7083BA67" w16cid:durableId="245BEDAA"/>
  <w16cid:commentId w16cid:paraId="682BAF13" w16cid:durableId="245BF416"/>
  <w16cid:commentId w16cid:paraId="064C07CC" w16cid:durableId="2461004B"/>
  <w16cid:commentId w16cid:paraId="213F1C63" w16cid:durableId="246100C0"/>
  <w16cid:commentId w16cid:paraId="58088421" w16cid:durableId="246125F8"/>
  <w16cid:commentId w16cid:paraId="2C9AF2DF" w16cid:durableId="245BEE19"/>
  <w16cid:commentId w16cid:paraId="2E82CB56" w16cid:durableId="245BEDFC"/>
  <w16cid:commentId w16cid:paraId="154DF3ED" w16cid:durableId="246102F9"/>
  <w16cid:commentId w16cid:paraId="3326ECB7" w16cid:durableId="246102C6"/>
  <w16cid:commentId w16cid:paraId="52E5C63F" w16cid:durableId="245BEE98"/>
  <w16cid:commentId w16cid:paraId="7A34B763" w16cid:durableId="245F884D"/>
  <w16cid:commentId w16cid:paraId="441C0D38" w16cid:durableId="245F891B"/>
  <w16cid:commentId w16cid:paraId="18BD01C0" w16cid:durableId="245F7716"/>
  <w16cid:commentId w16cid:paraId="024BB8F2" w16cid:durableId="245F8B94"/>
  <w16cid:commentId w16cid:paraId="3831ABD9" w16cid:durableId="245F9269"/>
  <w16cid:commentId w16cid:paraId="276F97B9" w16cid:durableId="245FB705"/>
  <w16cid:commentId w16cid:paraId="2FA57065" w16cid:durableId="245BF49B"/>
  <w16cid:commentId w16cid:paraId="34BD65A2" w16cid:durableId="245FBD95"/>
  <w16cid:commentId w16cid:paraId="5FE0EE7F" w16cid:durableId="245FBE92"/>
  <w16cid:commentId w16cid:paraId="0C8F6497" w16cid:durableId="245FBF1E"/>
  <w16cid:commentId w16cid:paraId="73D618F8" w16cid:durableId="245FC5D9"/>
  <w16cid:commentId w16cid:paraId="3FB6A85E" w16cid:durableId="2460DFCA"/>
  <w16cid:commentId w16cid:paraId="190DE864" w16cid:durableId="2460F69D"/>
  <w16cid:commentId w16cid:paraId="4501C14C" w16cid:durableId="24610D2B"/>
  <w16cid:commentId w16cid:paraId="06ABEADA" w16cid:durableId="24610B4B"/>
  <w16cid:commentId w16cid:paraId="1045D08D" w16cid:durableId="24611169"/>
  <w16cid:commentId w16cid:paraId="3D1D53D1" w16cid:durableId="245FC234"/>
  <w16cid:commentId w16cid:paraId="41FC709A" w16cid:durableId="245BCF62"/>
  <w16cid:commentId w16cid:paraId="6C998C51" w16cid:durableId="245BD044"/>
  <w16cid:commentId w16cid:paraId="1D21F185" w16cid:durableId="246111C7"/>
  <w16cid:commentId w16cid:paraId="1BC104E2" w16cid:durableId="245BCF83"/>
  <w16cid:commentId w16cid:paraId="29CE0D43" w16cid:durableId="246112B5"/>
  <w16cid:commentId w16cid:paraId="377300C6" w16cid:durableId="2460F976"/>
  <w16cid:commentId w16cid:paraId="2858D58C" w16cid:durableId="2460FD24"/>
  <w16cid:commentId w16cid:paraId="49DC9875" w16cid:durableId="245BCBF3"/>
  <w16cid:commentId w16cid:paraId="5D1DDA7E" w16cid:durableId="246125F0"/>
  <w16cid:commentId w16cid:paraId="284F8065" w16cid:durableId="246114DF"/>
  <w16cid:commentId w16cid:paraId="37D37448" w16cid:durableId="24612488"/>
  <w16cid:commentId w16cid:paraId="0A268482" w16cid:durableId="246124C0"/>
  <w16cid:commentId w16cid:paraId="5842479C" w16cid:durableId="246125DF"/>
  <w16cid:commentId w16cid:paraId="798FDAE3" w16cid:durableId="246125EA"/>
  <w16cid:commentId w16cid:paraId="618F31DD" w16cid:durableId="246125EE"/>
  <w16cid:commentId w16cid:paraId="6CAAE19A" w16cid:durableId="246125ED"/>
  <w16cid:commentId w16cid:paraId="2A950F82" w16cid:durableId="246125EF"/>
  <w16cid:commentId w16cid:paraId="161B8F1C" w16cid:durableId="246125F1"/>
  <w16cid:commentId w16cid:paraId="495976F6" w16cid:durableId="246125F2"/>
  <w16cid:commentId w16cid:paraId="31EECF64" w16cid:durableId="246125F3"/>
  <w16cid:commentId w16cid:paraId="01B525D9" w16cid:durableId="246125F4"/>
  <w16cid:commentId w16cid:paraId="4B8CB89C" w16cid:durableId="246125F5"/>
  <w16cid:commentId w16cid:paraId="71024BE4" w16cid:durableId="246125F6"/>
  <w16cid:commentId w16cid:paraId="3DA6532B" w16cid:durableId="246125F9"/>
  <w16cid:commentId w16cid:paraId="74C127B0" w16cid:durableId="246125FA"/>
  <w16cid:commentId w16cid:paraId="7E6F27D0" w16cid:durableId="246125FB"/>
  <w16cid:commentId w16cid:paraId="755FAAEF" w16cid:durableId="246125FC"/>
  <w16cid:commentId w16cid:paraId="17B6D4BE" w16cid:durableId="246125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67767" w14:textId="77777777" w:rsidR="0040543D" w:rsidRDefault="0040543D">
      <w:pPr>
        <w:spacing w:line="240" w:lineRule="auto"/>
      </w:pPr>
      <w:r>
        <w:separator/>
      </w:r>
    </w:p>
  </w:endnote>
  <w:endnote w:type="continuationSeparator" w:id="0">
    <w:p w14:paraId="17DEE07C" w14:textId="77777777" w:rsidR="0040543D" w:rsidRDefault="004054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imes">
    <w:altName w:val="Times"/>
    <w:panose1 w:val="02020603050405020304"/>
    <w:charset w:val="00"/>
    <w:family w:val="auto"/>
    <w:pitch w:val="variable"/>
    <w:sig w:usb0="E00002FF" w:usb1="5000205A"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auto"/>
    <w:pitch w:val="variable"/>
    <w:sig w:usb0="E00002FF" w:usb1="5000785B" w:usb2="00000000" w:usb3="00000000" w:csb0="0000019F" w:csb1="00000000"/>
  </w:font>
  <w:font w:name="Monaco">
    <w:altName w:val="Monaco"/>
    <w:charset w:val="4D"/>
    <w:family w:val="auto"/>
    <w:pitch w:val="variable"/>
    <w:sig w:usb0="A00002FF" w:usb1="500039FB" w:usb2="00000000" w:usb3="00000000" w:csb0="00000197"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2A" w14:textId="77777777" w:rsidR="00E85944" w:rsidRDefault="00E8594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5843EF" w14:textId="77777777" w:rsidR="0040543D" w:rsidRDefault="0040543D">
      <w:pPr>
        <w:spacing w:line="240" w:lineRule="auto"/>
      </w:pPr>
      <w:r>
        <w:separator/>
      </w:r>
    </w:p>
  </w:footnote>
  <w:footnote w:type="continuationSeparator" w:id="0">
    <w:p w14:paraId="020403C8" w14:textId="77777777" w:rsidR="0040543D" w:rsidRDefault="0040543D">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yaguari@yahoo.com">
    <w15:presenceInfo w15:providerId="Windows Live" w15:userId="eb45e35feae055cc"/>
  </w15:person>
  <w15:person w15:author="Miguel Uyaguari">
    <w15:presenceInfo w15:providerId="AD" w15:userId="S::miguel.uyaguari@umanitoba.ca::bad6a89f-697b-4a4b-a268-c369d4fcbc8c"/>
  </w15:person>
  <w15:person w15:author="Tri Le">
    <w15:presenceInfo w15:providerId="AD" w15:userId="S::let34568@myumanitoba.ca::8b26dca0-dbc4-4b6d-8e0e-9b9fef15ac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944"/>
    <w:rsid w:val="00011C85"/>
    <w:rsid w:val="00017C3D"/>
    <w:rsid w:val="00021222"/>
    <w:rsid w:val="00023D28"/>
    <w:rsid w:val="00057B46"/>
    <w:rsid w:val="00076AE9"/>
    <w:rsid w:val="000813D0"/>
    <w:rsid w:val="0008758A"/>
    <w:rsid w:val="000905CC"/>
    <w:rsid w:val="00092554"/>
    <w:rsid w:val="000E302A"/>
    <w:rsid w:val="0010301B"/>
    <w:rsid w:val="00103B88"/>
    <w:rsid w:val="00112861"/>
    <w:rsid w:val="00137814"/>
    <w:rsid w:val="0016546D"/>
    <w:rsid w:val="001770B8"/>
    <w:rsid w:val="00193101"/>
    <w:rsid w:val="001C4EEE"/>
    <w:rsid w:val="00213D6C"/>
    <w:rsid w:val="00251A7D"/>
    <w:rsid w:val="002767A3"/>
    <w:rsid w:val="00293B7D"/>
    <w:rsid w:val="002A57AB"/>
    <w:rsid w:val="002C7B9C"/>
    <w:rsid w:val="003177D0"/>
    <w:rsid w:val="00317A7F"/>
    <w:rsid w:val="003364D9"/>
    <w:rsid w:val="0037712F"/>
    <w:rsid w:val="003A3CC3"/>
    <w:rsid w:val="003F0FFF"/>
    <w:rsid w:val="0040310E"/>
    <w:rsid w:val="0040543D"/>
    <w:rsid w:val="00422134"/>
    <w:rsid w:val="00451EED"/>
    <w:rsid w:val="00472809"/>
    <w:rsid w:val="00473F1D"/>
    <w:rsid w:val="00497FBA"/>
    <w:rsid w:val="004C1E2D"/>
    <w:rsid w:val="004D461B"/>
    <w:rsid w:val="00515A59"/>
    <w:rsid w:val="00545CEA"/>
    <w:rsid w:val="00572E90"/>
    <w:rsid w:val="005C26F5"/>
    <w:rsid w:val="005C47CC"/>
    <w:rsid w:val="00613E13"/>
    <w:rsid w:val="006347FD"/>
    <w:rsid w:val="00647C04"/>
    <w:rsid w:val="006706F8"/>
    <w:rsid w:val="006A69F8"/>
    <w:rsid w:val="006E66DB"/>
    <w:rsid w:val="00716926"/>
    <w:rsid w:val="007253B1"/>
    <w:rsid w:val="00737D98"/>
    <w:rsid w:val="00745F18"/>
    <w:rsid w:val="0075607E"/>
    <w:rsid w:val="0078129B"/>
    <w:rsid w:val="007B7DF7"/>
    <w:rsid w:val="007C026E"/>
    <w:rsid w:val="007C07B4"/>
    <w:rsid w:val="007E4EE2"/>
    <w:rsid w:val="007E5303"/>
    <w:rsid w:val="008532F0"/>
    <w:rsid w:val="0087726A"/>
    <w:rsid w:val="00881A25"/>
    <w:rsid w:val="0089102D"/>
    <w:rsid w:val="008F0FC9"/>
    <w:rsid w:val="008F70AC"/>
    <w:rsid w:val="00902ADE"/>
    <w:rsid w:val="009232BC"/>
    <w:rsid w:val="00923E68"/>
    <w:rsid w:val="00934DE3"/>
    <w:rsid w:val="009630A8"/>
    <w:rsid w:val="009C23BE"/>
    <w:rsid w:val="009C6A61"/>
    <w:rsid w:val="009C75FD"/>
    <w:rsid w:val="00A06EA9"/>
    <w:rsid w:val="00A11C75"/>
    <w:rsid w:val="00A37942"/>
    <w:rsid w:val="00A4233B"/>
    <w:rsid w:val="00A610AF"/>
    <w:rsid w:val="00AC7D30"/>
    <w:rsid w:val="00B17F1C"/>
    <w:rsid w:val="00B41083"/>
    <w:rsid w:val="00B410CA"/>
    <w:rsid w:val="00B43E35"/>
    <w:rsid w:val="00C440D5"/>
    <w:rsid w:val="00C63108"/>
    <w:rsid w:val="00C71829"/>
    <w:rsid w:val="00C8131C"/>
    <w:rsid w:val="00CB6384"/>
    <w:rsid w:val="00CE32A7"/>
    <w:rsid w:val="00CE56B1"/>
    <w:rsid w:val="00CF506B"/>
    <w:rsid w:val="00CF6AC6"/>
    <w:rsid w:val="00D20F81"/>
    <w:rsid w:val="00D216A5"/>
    <w:rsid w:val="00D44676"/>
    <w:rsid w:val="00D5112C"/>
    <w:rsid w:val="00D63E9F"/>
    <w:rsid w:val="00D76BA2"/>
    <w:rsid w:val="00D779E8"/>
    <w:rsid w:val="00D8743F"/>
    <w:rsid w:val="00DC4A4A"/>
    <w:rsid w:val="00E04243"/>
    <w:rsid w:val="00E150ED"/>
    <w:rsid w:val="00E165AD"/>
    <w:rsid w:val="00E36613"/>
    <w:rsid w:val="00E65C08"/>
    <w:rsid w:val="00E837A1"/>
    <w:rsid w:val="00E85944"/>
    <w:rsid w:val="00EB001F"/>
    <w:rsid w:val="00F51AD2"/>
    <w:rsid w:val="00F8247C"/>
    <w:rsid w:val="00F84C94"/>
    <w:rsid w:val="00FB7D3D"/>
    <w:rsid w:val="00FD56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756A6"/>
  <w15:docId w15:val="{919D15D2-F1A2-4C59-B099-C77592B36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575A"/>
  </w:style>
  <w:style w:type="paragraph" w:styleId="Heading1">
    <w:name w:val="heading 1"/>
    <w:basedOn w:val="Normal1"/>
    <w:next w:val="Normal1"/>
    <w:uiPriority w:val="9"/>
    <w:qFormat/>
    <w:rsid w:val="00B77860"/>
    <w:pPr>
      <w:keepNext/>
      <w:keepLines/>
      <w:spacing w:before="400" w:after="120"/>
      <w:outlineLvl w:val="0"/>
    </w:pPr>
    <w:rPr>
      <w:sz w:val="40"/>
      <w:szCs w:val="40"/>
    </w:rPr>
  </w:style>
  <w:style w:type="paragraph" w:styleId="Heading2">
    <w:name w:val="heading 2"/>
    <w:basedOn w:val="Normal1"/>
    <w:next w:val="Normal1"/>
    <w:uiPriority w:val="9"/>
    <w:semiHidden/>
    <w:unhideWhenUsed/>
    <w:qFormat/>
    <w:rsid w:val="00B77860"/>
    <w:pPr>
      <w:keepNext/>
      <w:keepLines/>
      <w:spacing w:before="360" w:after="120"/>
      <w:outlineLvl w:val="1"/>
    </w:pPr>
    <w:rPr>
      <w:sz w:val="32"/>
      <w:szCs w:val="32"/>
    </w:rPr>
  </w:style>
  <w:style w:type="paragraph" w:styleId="Heading3">
    <w:name w:val="heading 3"/>
    <w:basedOn w:val="Normal1"/>
    <w:next w:val="Normal1"/>
    <w:uiPriority w:val="9"/>
    <w:semiHidden/>
    <w:unhideWhenUsed/>
    <w:qFormat/>
    <w:rsid w:val="00B77860"/>
    <w:pPr>
      <w:keepNext/>
      <w:keepLines/>
      <w:spacing w:before="320" w:after="80"/>
      <w:outlineLvl w:val="2"/>
    </w:pPr>
    <w:rPr>
      <w:color w:val="434343"/>
      <w:sz w:val="28"/>
      <w:szCs w:val="28"/>
    </w:rPr>
  </w:style>
  <w:style w:type="paragraph" w:styleId="Heading4">
    <w:name w:val="heading 4"/>
    <w:basedOn w:val="Normal1"/>
    <w:next w:val="Normal1"/>
    <w:uiPriority w:val="9"/>
    <w:semiHidden/>
    <w:unhideWhenUsed/>
    <w:qFormat/>
    <w:rsid w:val="00B77860"/>
    <w:pPr>
      <w:keepNext/>
      <w:keepLines/>
      <w:spacing w:before="280" w:after="80"/>
      <w:outlineLvl w:val="3"/>
    </w:pPr>
    <w:rPr>
      <w:color w:val="666666"/>
      <w:sz w:val="24"/>
      <w:szCs w:val="24"/>
    </w:rPr>
  </w:style>
  <w:style w:type="paragraph" w:styleId="Heading5">
    <w:name w:val="heading 5"/>
    <w:basedOn w:val="Normal1"/>
    <w:next w:val="Normal1"/>
    <w:uiPriority w:val="9"/>
    <w:semiHidden/>
    <w:unhideWhenUsed/>
    <w:qFormat/>
    <w:rsid w:val="00B77860"/>
    <w:pPr>
      <w:keepNext/>
      <w:keepLines/>
      <w:spacing w:before="240" w:after="80"/>
      <w:outlineLvl w:val="4"/>
    </w:pPr>
    <w:rPr>
      <w:color w:val="666666"/>
    </w:rPr>
  </w:style>
  <w:style w:type="paragraph" w:styleId="Heading6">
    <w:name w:val="heading 6"/>
    <w:basedOn w:val="Normal1"/>
    <w:next w:val="Normal1"/>
    <w:uiPriority w:val="9"/>
    <w:semiHidden/>
    <w:unhideWhenUsed/>
    <w:qFormat/>
    <w:rsid w:val="00B7786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1"/>
    <w:next w:val="Normal1"/>
    <w:uiPriority w:val="10"/>
    <w:qFormat/>
    <w:rsid w:val="00B77860"/>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paragraph" w:customStyle="1" w:styleId="Normal1">
    <w:name w:val="Normal1"/>
    <w:rsid w:val="00B77860"/>
  </w:style>
  <w:style w:type="paragraph" w:styleId="Subtitle">
    <w:name w:val="Subtitle"/>
    <w:basedOn w:val="Normal"/>
    <w:next w:val="Normal"/>
    <w:pPr>
      <w:keepNext/>
      <w:keepLines/>
      <w:pBdr>
        <w:top w:val="nil"/>
        <w:left w:val="nil"/>
        <w:bottom w:val="nil"/>
        <w:right w:val="nil"/>
        <w:between w:val="nil"/>
      </w:pBdr>
      <w:spacing w:after="320"/>
    </w:pPr>
    <w:rPr>
      <w:color w:val="666666"/>
      <w:sz w:val="30"/>
      <w:szCs w:val="30"/>
    </w:rPr>
  </w:style>
  <w:style w:type="paragraph" w:styleId="ListParagraph">
    <w:name w:val="List Paragraph"/>
    <w:basedOn w:val="Normal"/>
    <w:rsid w:val="00FD22BE"/>
    <w:pPr>
      <w:ind w:left="720"/>
    </w:pPr>
  </w:style>
  <w:style w:type="table" w:styleId="TableGrid">
    <w:name w:val="Table Grid"/>
    <w:basedOn w:val="TableNormal"/>
    <w:rsid w:val="00926B3F"/>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rsid w:val="007C7029"/>
    <w:rPr>
      <w:color w:val="0000FF" w:themeColor="hyperlink"/>
      <w:u w:val="single"/>
    </w:rPr>
  </w:style>
  <w:style w:type="character" w:styleId="FollowedHyperlink">
    <w:name w:val="FollowedHyperlink"/>
    <w:basedOn w:val="DefaultParagraphFont"/>
    <w:rsid w:val="00A37569"/>
    <w:rPr>
      <w:color w:val="800080" w:themeColor="followedHyperlink"/>
      <w:u w:val="single"/>
    </w:rPr>
  </w:style>
  <w:style w:type="paragraph" w:styleId="NormalWeb">
    <w:name w:val="Normal (Web)"/>
    <w:basedOn w:val="Normal"/>
    <w:uiPriority w:val="99"/>
    <w:rsid w:val="00AA18ED"/>
    <w:pPr>
      <w:spacing w:beforeLines="1" w:afterLines="1" w:line="240" w:lineRule="auto"/>
    </w:pPr>
    <w:rPr>
      <w:rFonts w:ascii="Times" w:hAnsi="Times" w:cs="Times New Roman"/>
      <w:sz w:val="20"/>
      <w:szCs w:val="20"/>
    </w:rPr>
  </w:style>
  <w:style w:type="character" w:styleId="LineNumber">
    <w:name w:val="line number"/>
    <w:basedOn w:val="DefaultParagraphFont"/>
    <w:rsid w:val="00932E96"/>
  </w:style>
  <w:style w:type="table" w:customStyle="1" w:styleId="a">
    <w:basedOn w:val="TableNormal3"/>
    <w:tblPr>
      <w:tblStyleRowBandSize w:val="1"/>
      <w:tblStyleColBandSize w:val="1"/>
      <w:tblCellMar>
        <w:top w:w="100" w:type="dxa"/>
        <w:left w:w="100" w:type="dxa"/>
        <w:bottom w:w="100" w:type="dxa"/>
        <w:right w:w="100" w:type="dxa"/>
      </w:tblCellMar>
    </w:tblPr>
  </w:style>
  <w:style w:type="table" w:customStyle="1" w:styleId="a0">
    <w:basedOn w:val="TableNormal3"/>
    <w:tblPr>
      <w:tblStyleRowBandSize w:val="1"/>
      <w:tblStyleColBandSize w:val="1"/>
      <w:tblCellMar>
        <w:top w:w="100" w:type="dxa"/>
        <w:left w:w="100" w:type="dxa"/>
        <w:bottom w:w="100" w:type="dxa"/>
        <w:right w:w="100" w:type="dxa"/>
      </w:tblCellMar>
    </w:tblPr>
  </w:style>
  <w:style w:type="table" w:customStyle="1" w:styleId="a1">
    <w:basedOn w:val="TableNormal3"/>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A103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103E"/>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53792"/>
    <w:rPr>
      <w:b/>
      <w:bCs/>
    </w:rPr>
  </w:style>
  <w:style w:type="character" w:customStyle="1" w:styleId="CommentSubjectChar">
    <w:name w:val="Comment Subject Char"/>
    <w:basedOn w:val="CommentTextChar"/>
    <w:link w:val="CommentSubject"/>
    <w:uiPriority w:val="99"/>
    <w:semiHidden/>
    <w:rsid w:val="00453792"/>
    <w:rPr>
      <w:b/>
      <w:bCs/>
      <w:sz w:val="20"/>
      <w:szCs w:val="20"/>
    </w:rPr>
  </w:style>
  <w:style w:type="paragraph" w:styleId="Header">
    <w:name w:val="header"/>
    <w:basedOn w:val="Normal"/>
    <w:link w:val="HeaderChar"/>
    <w:uiPriority w:val="99"/>
    <w:unhideWhenUsed/>
    <w:rsid w:val="008B3E10"/>
    <w:pPr>
      <w:tabs>
        <w:tab w:val="center" w:pos="4252"/>
        <w:tab w:val="right" w:pos="8504"/>
      </w:tabs>
      <w:spacing w:line="240" w:lineRule="auto"/>
    </w:pPr>
  </w:style>
  <w:style w:type="character" w:customStyle="1" w:styleId="HeaderChar">
    <w:name w:val="Header Char"/>
    <w:basedOn w:val="DefaultParagraphFont"/>
    <w:link w:val="Header"/>
    <w:uiPriority w:val="99"/>
    <w:rsid w:val="008B3E10"/>
  </w:style>
  <w:style w:type="paragraph" w:styleId="Footer">
    <w:name w:val="footer"/>
    <w:basedOn w:val="Normal"/>
    <w:link w:val="FooterChar"/>
    <w:uiPriority w:val="99"/>
    <w:unhideWhenUsed/>
    <w:rsid w:val="008B3E10"/>
    <w:pPr>
      <w:tabs>
        <w:tab w:val="center" w:pos="4252"/>
        <w:tab w:val="right" w:pos="8504"/>
      </w:tabs>
      <w:spacing w:line="240" w:lineRule="auto"/>
    </w:pPr>
  </w:style>
  <w:style w:type="character" w:customStyle="1" w:styleId="FooterChar">
    <w:name w:val="Footer Char"/>
    <w:basedOn w:val="DefaultParagraphFont"/>
    <w:link w:val="Footer"/>
    <w:uiPriority w:val="99"/>
    <w:rsid w:val="008B3E10"/>
  </w:style>
  <w:style w:type="table" w:customStyle="1" w:styleId="a2">
    <w:basedOn w:val="TableNormal3"/>
    <w:tblPr>
      <w:tblStyleRowBandSize w:val="1"/>
      <w:tblStyleColBandSize w:val="1"/>
      <w:tblCellMar>
        <w:top w:w="100" w:type="dxa"/>
        <w:left w:w="100" w:type="dxa"/>
        <w:bottom w:w="100" w:type="dxa"/>
        <w:right w:w="100" w:type="dxa"/>
      </w:tblCellMar>
    </w:tblPr>
  </w:style>
  <w:style w:type="table" w:customStyle="1" w:styleId="a3">
    <w:basedOn w:val="TableNormal3"/>
    <w:tblPr>
      <w:tblStyleRowBandSize w:val="1"/>
      <w:tblStyleColBandSize w:val="1"/>
      <w:tblCellMar>
        <w:top w:w="100" w:type="dxa"/>
        <w:left w:w="100" w:type="dxa"/>
        <w:bottom w:w="100" w:type="dxa"/>
        <w:right w:w="100" w:type="dxa"/>
      </w:tblCellMar>
    </w:tblPr>
  </w:style>
  <w:style w:type="table" w:customStyle="1" w:styleId="a4">
    <w:basedOn w:val="TableNormal3"/>
    <w:tblPr>
      <w:tblStyleRowBandSize w:val="1"/>
      <w:tblStyleColBandSize w:val="1"/>
      <w:tblCellMar>
        <w:top w:w="100" w:type="dxa"/>
        <w:left w:w="100" w:type="dxa"/>
        <w:bottom w:w="100" w:type="dxa"/>
        <w:right w:w="100" w:type="dxa"/>
      </w:tblCellMar>
    </w:tblPr>
  </w:style>
  <w:style w:type="table" w:customStyle="1" w:styleId="a5">
    <w:basedOn w:val="TableNormal3"/>
    <w:tblPr>
      <w:tblStyleRowBandSize w:val="1"/>
      <w:tblStyleColBandSize w:val="1"/>
      <w:tblCellMar>
        <w:top w:w="100" w:type="dxa"/>
        <w:left w:w="100" w:type="dxa"/>
        <w:bottom w:w="100" w:type="dxa"/>
        <w:right w:w="100" w:type="dxa"/>
      </w:tblCellMar>
    </w:tblPr>
  </w:style>
  <w:style w:type="paragraph" w:styleId="Revision">
    <w:name w:val="Revision"/>
    <w:hidden/>
    <w:uiPriority w:val="99"/>
    <w:semiHidden/>
    <w:rsid w:val="009C6A61"/>
    <w:pPr>
      <w:spacing w:line="240" w:lineRule="auto"/>
    </w:pPr>
  </w:style>
  <w:style w:type="character" w:styleId="UnresolvedMention">
    <w:name w:val="Unresolved Mention"/>
    <w:basedOn w:val="DefaultParagraphFont"/>
    <w:uiPriority w:val="99"/>
    <w:semiHidden/>
    <w:unhideWhenUsed/>
    <w:rsid w:val="001378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1796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hyperlink" Target="https://seawestnews.com/what-you-need-to-know-about-eating-seafood-and-covid-19/" TargetMode="External"/><Relationship Id="rId1" Type="http://schemas.openxmlformats.org/officeDocument/2006/relationships/hyperlink" Target="https://www.cdc.gov/coronavirus/2019-ncov/daily-life-coping/food-and-COVID-19.html"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https://www.researchgate.net/institution/University_of_Manitoba/department/Department_of_Microbiology" TargetMode="Externa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3.png"/><Relationship Id="rId25" Type="http://schemas.openxmlformats.org/officeDocument/2006/relationships/hyperlink" Target="https://www.salud.gob.ec/wp-content/uploads/2020/04/Guayas_Guayaquil.pdf" TargetMode="External"/><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www.salud.gob.ec/coronavirus-covid-19/" TargetMode="External"/><Relationship Id="rId5" Type="http://schemas.openxmlformats.org/officeDocument/2006/relationships/webSettings" Target="webSettings.xml"/><Relationship Id="rId15" Type="http://schemas.openxmlformats.org/officeDocument/2006/relationships/hyperlink" Target="https://www.fda.gov/media/134922/download" TargetMode="External"/><Relationship Id="rId23" Type="http://schemas.openxmlformats.org/officeDocument/2006/relationships/hyperlink" Target="http://www.ncbi.nlm.nih.gov/pubmed/15040261" TargetMode="External"/><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www.fda.gov/media/134922/download" TargetMode="Externa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DorrsfcuheJrbxD9N0hJ35XpRtA==">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</go:docsCustomData>
</go:gDocsCustomXmlDataStorage>
</file>

<file path=customXml/itemProps1.xml><?xml version="1.0" encoding="utf-8"?>
<ds:datastoreItem xmlns:ds="http://schemas.openxmlformats.org/officeDocument/2006/customXml" ds:itemID="{077A4917-D187-E04A-B452-2C8EEE8FE09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1606</TotalTime>
  <Pages>18</Pages>
  <Words>6847</Words>
  <Characters>39028</Characters>
  <Application>Microsoft Office Word</Application>
  <DocSecurity>0</DocSecurity>
  <Lines>325</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Tri Le</cp:lastModifiedBy>
  <cp:revision>79</cp:revision>
  <cp:lastPrinted>2021-05-11T14:37:00Z</cp:lastPrinted>
  <dcterms:created xsi:type="dcterms:W3CDTF">2021-05-11T15:02:00Z</dcterms:created>
  <dcterms:modified xsi:type="dcterms:W3CDTF">2021-07-09T20:10:00Z</dcterms:modified>
</cp:coreProperties>
</file>